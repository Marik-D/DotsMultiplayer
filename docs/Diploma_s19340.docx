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media/image15.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2003A2" w:rsidRDefault="00FA6ABA" w:rsidP="0045762E">
      <w:pPr>
        <w:spacing w:line="276" w:lineRule="auto"/>
        <w:jc w:val="center"/>
        <w:rPr>
          <w:sz w:val="22"/>
          <w:szCs w:val="22"/>
          <w:lang w:val="en-GB"/>
        </w:rPr>
      </w:pPr>
      <w:r w:rsidRPr="002003A2">
        <w:rPr>
          <w:noProof/>
          <w:sz w:val="22"/>
          <w:szCs w:val="22"/>
          <w:lang w:val="en-GB"/>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2003A2" w:rsidRDefault="005F108E" w:rsidP="0045762E">
      <w:pPr>
        <w:spacing w:line="276" w:lineRule="auto"/>
        <w:rPr>
          <w:sz w:val="22"/>
          <w:szCs w:val="22"/>
          <w:lang w:val="en-GB"/>
        </w:rPr>
      </w:pPr>
    </w:p>
    <w:p w14:paraId="4898458F" w14:textId="77777777" w:rsidR="00946511" w:rsidRPr="002003A2" w:rsidRDefault="00946511" w:rsidP="0045762E">
      <w:pPr>
        <w:spacing w:line="276" w:lineRule="auto"/>
        <w:rPr>
          <w:sz w:val="22"/>
          <w:szCs w:val="22"/>
          <w:lang w:val="en-GB"/>
        </w:rPr>
      </w:pPr>
    </w:p>
    <w:p w14:paraId="14B15C9D" w14:textId="77777777" w:rsidR="005F108E" w:rsidRPr="002003A2" w:rsidRDefault="005F108E" w:rsidP="0045762E">
      <w:pPr>
        <w:spacing w:line="276" w:lineRule="auto"/>
        <w:rPr>
          <w:b/>
          <w:sz w:val="22"/>
          <w:szCs w:val="22"/>
          <w:lang w:val="en-GB"/>
        </w:rPr>
      </w:pPr>
    </w:p>
    <w:p w14:paraId="733AA875" w14:textId="77777777" w:rsidR="00FB71F4" w:rsidRPr="002003A2" w:rsidRDefault="00FB71F4" w:rsidP="0045762E">
      <w:pPr>
        <w:spacing w:line="276" w:lineRule="auto"/>
        <w:jc w:val="center"/>
        <w:rPr>
          <w:b/>
          <w:sz w:val="22"/>
          <w:szCs w:val="22"/>
          <w:lang w:val="en-GB"/>
        </w:rPr>
      </w:pPr>
    </w:p>
    <w:p w14:paraId="1B5851BA" w14:textId="031F107F" w:rsidR="007E7AE9" w:rsidRPr="002003A2" w:rsidRDefault="007E7AE9" w:rsidP="0045762E">
      <w:pPr>
        <w:spacing w:line="276" w:lineRule="auto"/>
        <w:jc w:val="center"/>
        <w:rPr>
          <w:b/>
          <w:sz w:val="22"/>
          <w:szCs w:val="22"/>
          <w:lang w:val="en-GB"/>
        </w:rPr>
      </w:pPr>
      <w:r w:rsidRPr="002003A2">
        <w:rPr>
          <w:b/>
          <w:sz w:val="22"/>
          <w:szCs w:val="22"/>
          <w:lang w:val="en-GB"/>
        </w:rPr>
        <w:t>Department of Computer Science</w:t>
      </w:r>
    </w:p>
    <w:p w14:paraId="2C5D7DE7" w14:textId="264411BB" w:rsidR="00946511" w:rsidRPr="002003A2" w:rsidRDefault="00946511" w:rsidP="0045762E">
      <w:pPr>
        <w:spacing w:line="276" w:lineRule="auto"/>
        <w:jc w:val="center"/>
        <w:rPr>
          <w:b/>
          <w:sz w:val="22"/>
          <w:szCs w:val="22"/>
          <w:lang w:val="en-GB"/>
        </w:rPr>
      </w:pPr>
    </w:p>
    <w:p w14:paraId="19B3C1E4" w14:textId="77777777" w:rsidR="00946511" w:rsidRPr="002003A2" w:rsidRDefault="00946511" w:rsidP="0045762E">
      <w:pPr>
        <w:spacing w:line="276" w:lineRule="auto"/>
        <w:rPr>
          <w:sz w:val="22"/>
          <w:szCs w:val="22"/>
          <w:lang w:val="en-GB"/>
        </w:rPr>
      </w:pPr>
    </w:p>
    <w:p w14:paraId="2021F96F" w14:textId="77777777" w:rsidR="00946511" w:rsidRPr="002003A2" w:rsidRDefault="00946511" w:rsidP="0045762E">
      <w:pPr>
        <w:pStyle w:val="BodyText"/>
        <w:spacing w:line="276" w:lineRule="auto"/>
        <w:rPr>
          <w:sz w:val="22"/>
          <w:szCs w:val="22"/>
          <w:lang w:val="en-GB"/>
        </w:rPr>
      </w:pPr>
    </w:p>
    <w:p w14:paraId="526AD43D" w14:textId="77777777" w:rsidR="00946511" w:rsidRPr="002003A2" w:rsidRDefault="00946511" w:rsidP="0045762E">
      <w:pPr>
        <w:pStyle w:val="BodyText"/>
        <w:spacing w:line="276" w:lineRule="auto"/>
        <w:jc w:val="center"/>
        <w:rPr>
          <w:b/>
          <w:sz w:val="22"/>
          <w:szCs w:val="22"/>
          <w:lang w:val="en-GB"/>
        </w:rPr>
      </w:pPr>
    </w:p>
    <w:p w14:paraId="5A44CBF7" w14:textId="75B39824" w:rsidR="007E7AE9" w:rsidRPr="002003A2" w:rsidRDefault="007E7AE9" w:rsidP="0045762E">
      <w:pPr>
        <w:pStyle w:val="BodyText"/>
        <w:spacing w:line="276" w:lineRule="auto"/>
        <w:jc w:val="center"/>
        <w:rPr>
          <w:b/>
          <w:sz w:val="22"/>
          <w:szCs w:val="22"/>
          <w:lang w:val="en-GB"/>
        </w:rPr>
      </w:pPr>
      <w:r w:rsidRPr="002003A2">
        <w:rPr>
          <w:b/>
          <w:sz w:val="22"/>
          <w:szCs w:val="22"/>
          <w:lang w:val="en-GB"/>
        </w:rPr>
        <w:t>Department of Multimedia</w:t>
      </w:r>
    </w:p>
    <w:p w14:paraId="675D1BD9" w14:textId="1C5196A7" w:rsidR="00946511" w:rsidRPr="002003A2" w:rsidRDefault="00946511" w:rsidP="0045762E">
      <w:pPr>
        <w:pStyle w:val="BodyText"/>
        <w:spacing w:line="276" w:lineRule="auto"/>
        <w:jc w:val="center"/>
        <w:rPr>
          <w:sz w:val="22"/>
          <w:szCs w:val="22"/>
          <w:lang w:val="en-GB"/>
        </w:rPr>
      </w:pPr>
    </w:p>
    <w:p w14:paraId="7A023F0D" w14:textId="77777777" w:rsidR="00946511" w:rsidRPr="002003A2" w:rsidRDefault="00946511" w:rsidP="0045762E">
      <w:pPr>
        <w:pStyle w:val="BodyText"/>
        <w:spacing w:line="276" w:lineRule="auto"/>
        <w:rPr>
          <w:sz w:val="22"/>
          <w:szCs w:val="22"/>
          <w:lang w:val="en-GB"/>
        </w:rPr>
      </w:pPr>
    </w:p>
    <w:p w14:paraId="58535C3A" w14:textId="717D2207" w:rsidR="007E7AE9" w:rsidRPr="002003A2" w:rsidRDefault="007E7AE9" w:rsidP="0045762E">
      <w:pPr>
        <w:pStyle w:val="BodyText"/>
        <w:spacing w:line="276" w:lineRule="auto"/>
        <w:jc w:val="center"/>
        <w:rPr>
          <w:sz w:val="22"/>
          <w:szCs w:val="22"/>
          <w:lang w:val="en-GB"/>
        </w:rPr>
      </w:pPr>
      <w:r w:rsidRPr="002003A2">
        <w:rPr>
          <w:sz w:val="22"/>
          <w:szCs w:val="22"/>
          <w:lang w:val="en-GB"/>
        </w:rPr>
        <w:t>Multimedia - Game Programming</w:t>
      </w:r>
    </w:p>
    <w:p w14:paraId="4339D327" w14:textId="1105F1F8" w:rsidR="00946511" w:rsidRPr="002003A2" w:rsidRDefault="00946511" w:rsidP="0045762E">
      <w:pPr>
        <w:pStyle w:val="BodyText"/>
        <w:spacing w:line="276" w:lineRule="auto"/>
        <w:jc w:val="center"/>
        <w:rPr>
          <w:sz w:val="22"/>
          <w:szCs w:val="22"/>
          <w:lang w:val="en-GB"/>
        </w:rPr>
      </w:pPr>
    </w:p>
    <w:p w14:paraId="1C665BB5" w14:textId="77777777" w:rsidR="00946511" w:rsidRPr="002003A2" w:rsidRDefault="00946511" w:rsidP="0045762E">
      <w:pPr>
        <w:pStyle w:val="BodyText"/>
        <w:spacing w:line="276" w:lineRule="auto"/>
        <w:rPr>
          <w:sz w:val="22"/>
          <w:szCs w:val="22"/>
          <w:lang w:val="en-GB"/>
        </w:rPr>
      </w:pPr>
    </w:p>
    <w:p w14:paraId="1DD8EEBF" w14:textId="77777777" w:rsidR="00946511" w:rsidRPr="002003A2" w:rsidRDefault="00946511" w:rsidP="0045762E">
      <w:pPr>
        <w:pStyle w:val="BodyText"/>
        <w:spacing w:line="276" w:lineRule="auto"/>
        <w:rPr>
          <w:sz w:val="22"/>
          <w:szCs w:val="22"/>
          <w:lang w:val="en-GB"/>
        </w:rPr>
      </w:pPr>
    </w:p>
    <w:p w14:paraId="264BCD83" w14:textId="77777777" w:rsidR="00C57A11" w:rsidRPr="002003A2" w:rsidRDefault="00C57A11" w:rsidP="0045762E">
      <w:pPr>
        <w:pStyle w:val="BodyText"/>
        <w:spacing w:line="276" w:lineRule="auto"/>
        <w:rPr>
          <w:sz w:val="22"/>
          <w:szCs w:val="22"/>
          <w:lang w:val="en-GB"/>
        </w:rPr>
      </w:pPr>
    </w:p>
    <w:p w14:paraId="4517CFF0" w14:textId="77777777" w:rsidR="00946511" w:rsidRPr="002003A2" w:rsidRDefault="00946511" w:rsidP="0045762E">
      <w:pPr>
        <w:pStyle w:val="BodyText"/>
        <w:spacing w:line="276" w:lineRule="auto"/>
        <w:rPr>
          <w:sz w:val="22"/>
          <w:szCs w:val="22"/>
          <w:lang w:val="en-GB"/>
        </w:rPr>
      </w:pPr>
    </w:p>
    <w:p w14:paraId="3D91109D" w14:textId="37D63F2B" w:rsidR="00946511" w:rsidRPr="002003A2" w:rsidRDefault="007E7AE9" w:rsidP="0045762E">
      <w:pPr>
        <w:pStyle w:val="BodyText"/>
        <w:spacing w:line="276" w:lineRule="auto"/>
        <w:jc w:val="center"/>
        <w:rPr>
          <w:b/>
          <w:sz w:val="22"/>
          <w:szCs w:val="22"/>
          <w:lang w:val="en-GB"/>
        </w:rPr>
      </w:pPr>
      <w:r w:rsidRPr="002003A2">
        <w:rPr>
          <w:b/>
          <w:sz w:val="22"/>
          <w:szCs w:val="22"/>
          <w:lang w:val="en-GB"/>
        </w:rPr>
        <w:t>Dmytro Maretskyi</w:t>
      </w:r>
    </w:p>
    <w:p w14:paraId="01373C7E" w14:textId="39BB1B5E" w:rsidR="00946511" w:rsidRPr="002003A2" w:rsidRDefault="007E7AE9" w:rsidP="0045762E">
      <w:pPr>
        <w:pStyle w:val="BodyText"/>
        <w:spacing w:line="276" w:lineRule="auto"/>
        <w:jc w:val="center"/>
        <w:rPr>
          <w:sz w:val="22"/>
          <w:szCs w:val="22"/>
          <w:lang w:val="en-GB"/>
        </w:rPr>
      </w:pPr>
      <w:r w:rsidRPr="002003A2">
        <w:rPr>
          <w:sz w:val="22"/>
          <w:szCs w:val="22"/>
          <w:lang w:val="en-GB"/>
        </w:rPr>
        <w:t>S19340</w:t>
      </w:r>
    </w:p>
    <w:p w14:paraId="3F185F00" w14:textId="77777777" w:rsidR="00946511" w:rsidRPr="002003A2" w:rsidRDefault="00946511" w:rsidP="0045762E">
      <w:pPr>
        <w:pStyle w:val="BodyText"/>
        <w:spacing w:line="276" w:lineRule="auto"/>
        <w:rPr>
          <w:sz w:val="22"/>
          <w:szCs w:val="22"/>
          <w:lang w:val="en-GB"/>
        </w:rPr>
      </w:pPr>
    </w:p>
    <w:p w14:paraId="250169CE" w14:textId="77777777" w:rsidR="003C2F7D" w:rsidRPr="002003A2" w:rsidRDefault="003C2F7D" w:rsidP="0045762E">
      <w:pPr>
        <w:pStyle w:val="BodyText"/>
        <w:spacing w:line="276" w:lineRule="auto"/>
        <w:rPr>
          <w:sz w:val="22"/>
          <w:szCs w:val="22"/>
          <w:lang w:val="en-GB"/>
        </w:rPr>
      </w:pPr>
    </w:p>
    <w:p w14:paraId="4244CADE" w14:textId="77777777" w:rsidR="00946511" w:rsidRPr="002003A2" w:rsidRDefault="00946511" w:rsidP="0045762E">
      <w:pPr>
        <w:pStyle w:val="BodyText"/>
        <w:spacing w:line="276" w:lineRule="auto"/>
        <w:rPr>
          <w:sz w:val="22"/>
          <w:szCs w:val="22"/>
          <w:lang w:val="en-GB"/>
        </w:rPr>
      </w:pPr>
    </w:p>
    <w:p w14:paraId="2A86EDC8" w14:textId="4CAFA326" w:rsidR="007E7AE9" w:rsidRPr="002003A2" w:rsidRDefault="00675A88" w:rsidP="0045762E">
      <w:pPr>
        <w:pStyle w:val="BodyText"/>
        <w:spacing w:line="276" w:lineRule="auto"/>
        <w:jc w:val="center"/>
        <w:rPr>
          <w:b/>
          <w:sz w:val="22"/>
          <w:szCs w:val="22"/>
          <w:lang w:val="en-GB"/>
        </w:rPr>
      </w:pPr>
      <w:r w:rsidRPr="002003A2">
        <w:rPr>
          <w:b/>
          <w:sz w:val="22"/>
          <w:szCs w:val="22"/>
          <w:lang w:val="en-GB"/>
        </w:rPr>
        <w:t>Creation of multiplayer communication protocol and a backend server in a context of a turn-based game</w:t>
      </w:r>
    </w:p>
    <w:p w14:paraId="642787FA" w14:textId="155CD6D1" w:rsidR="00946511" w:rsidRPr="002003A2" w:rsidRDefault="00946511" w:rsidP="0045762E">
      <w:pPr>
        <w:pStyle w:val="BodyText"/>
        <w:spacing w:line="276" w:lineRule="auto"/>
        <w:jc w:val="center"/>
        <w:rPr>
          <w:b/>
          <w:sz w:val="22"/>
          <w:szCs w:val="22"/>
          <w:lang w:val="en-GB"/>
        </w:rPr>
      </w:pPr>
    </w:p>
    <w:p w14:paraId="342ABA52" w14:textId="77777777" w:rsidR="00762184" w:rsidRPr="002003A2" w:rsidRDefault="00762184" w:rsidP="0045762E">
      <w:pPr>
        <w:pStyle w:val="BodyText"/>
        <w:spacing w:line="276" w:lineRule="auto"/>
        <w:rPr>
          <w:sz w:val="22"/>
          <w:szCs w:val="22"/>
          <w:lang w:val="en-GB"/>
        </w:rPr>
      </w:pPr>
    </w:p>
    <w:p w14:paraId="663AA0A5" w14:textId="77777777" w:rsidR="00762184" w:rsidRPr="002003A2" w:rsidRDefault="00762184" w:rsidP="0045762E">
      <w:pPr>
        <w:pStyle w:val="BodyText"/>
        <w:spacing w:line="276" w:lineRule="auto"/>
        <w:ind w:left="4956"/>
        <w:rPr>
          <w:sz w:val="22"/>
          <w:szCs w:val="22"/>
          <w:lang w:val="en-GB"/>
        </w:rPr>
      </w:pPr>
    </w:p>
    <w:p w14:paraId="7231D75E" w14:textId="77777777" w:rsidR="00BD1B7F" w:rsidRPr="002003A2" w:rsidRDefault="00BD1B7F" w:rsidP="0045762E">
      <w:pPr>
        <w:pStyle w:val="BodyText"/>
        <w:spacing w:line="276" w:lineRule="auto"/>
        <w:ind w:left="4956"/>
        <w:rPr>
          <w:sz w:val="22"/>
          <w:szCs w:val="22"/>
          <w:lang w:val="en-GB"/>
        </w:rPr>
      </w:pPr>
    </w:p>
    <w:p w14:paraId="0D2D70C9" w14:textId="7D4D2A41" w:rsidR="007E7AE9" w:rsidRPr="002003A2" w:rsidRDefault="007E7AE9" w:rsidP="00B603D3">
      <w:pPr>
        <w:pStyle w:val="BodyText"/>
        <w:spacing w:line="276" w:lineRule="auto"/>
        <w:ind w:left="4956"/>
        <w:jc w:val="right"/>
        <w:rPr>
          <w:sz w:val="22"/>
          <w:szCs w:val="22"/>
          <w:lang w:val="en-GB"/>
        </w:rPr>
      </w:pPr>
      <w:r w:rsidRPr="002003A2">
        <w:rPr>
          <w:sz w:val="22"/>
          <w:szCs w:val="22"/>
          <w:lang w:val="en-GB"/>
        </w:rPr>
        <w:t>Engineering thesis</w:t>
      </w:r>
    </w:p>
    <w:p w14:paraId="7D2033E5" w14:textId="234C9215" w:rsidR="00762184" w:rsidRPr="002003A2" w:rsidRDefault="00762184" w:rsidP="0045762E">
      <w:pPr>
        <w:pStyle w:val="BodyText"/>
        <w:spacing w:line="276" w:lineRule="auto"/>
        <w:ind w:left="4956"/>
        <w:rPr>
          <w:sz w:val="22"/>
          <w:szCs w:val="22"/>
          <w:lang w:val="en-GB"/>
        </w:rPr>
      </w:pPr>
    </w:p>
    <w:p w14:paraId="5773D70B" w14:textId="77777777" w:rsidR="00762184" w:rsidRPr="002003A2" w:rsidRDefault="00762184" w:rsidP="0045762E">
      <w:pPr>
        <w:pStyle w:val="BodyText"/>
        <w:spacing w:line="276" w:lineRule="auto"/>
        <w:ind w:left="4956"/>
        <w:rPr>
          <w:sz w:val="22"/>
          <w:szCs w:val="22"/>
          <w:lang w:val="en-GB"/>
        </w:rPr>
      </w:pPr>
    </w:p>
    <w:p w14:paraId="120DAEC5" w14:textId="6EF65D59" w:rsidR="00762184" w:rsidRPr="002003A2" w:rsidRDefault="00A95BEE" w:rsidP="00B603D3">
      <w:pPr>
        <w:pStyle w:val="BodyText"/>
        <w:spacing w:line="276" w:lineRule="auto"/>
        <w:ind w:left="4920"/>
        <w:jc w:val="right"/>
        <w:rPr>
          <w:sz w:val="22"/>
          <w:szCs w:val="22"/>
          <w:lang w:val="en-GB"/>
        </w:rPr>
      </w:pPr>
      <w:proofErr w:type="spellStart"/>
      <w:r>
        <w:rPr>
          <w:sz w:val="22"/>
          <w:szCs w:val="22"/>
          <w:lang w:val="en-GB"/>
        </w:rPr>
        <w:t>mgr</w:t>
      </w:r>
      <w:proofErr w:type="spellEnd"/>
      <w:r>
        <w:rPr>
          <w:sz w:val="22"/>
          <w:szCs w:val="22"/>
          <w:lang w:val="en-GB"/>
        </w:rPr>
        <w:t xml:space="preserve"> </w:t>
      </w:r>
      <w:proofErr w:type="spellStart"/>
      <w:r>
        <w:rPr>
          <w:sz w:val="22"/>
          <w:szCs w:val="22"/>
          <w:lang w:val="en-GB"/>
        </w:rPr>
        <w:t>inż</w:t>
      </w:r>
      <w:proofErr w:type="spellEnd"/>
      <w:r>
        <w:rPr>
          <w:sz w:val="22"/>
          <w:szCs w:val="22"/>
          <w:lang w:val="en-GB"/>
        </w:rPr>
        <w:t xml:space="preserve">. Barbara </w:t>
      </w:r>
      <w:proofErr w:type="spellStart"/>
      <w:r>
        <w:rPr>
          <w:sz w:val="22"/>
          <w:szCs w:val="22"/>
          <w:lang w:val="en-GB"/>
        </w:rPr>
        <w:t>Karpowicz</w:t>
      </w:r>
      <w:proofErr w:type="spellEnd"/>
    </w:p>
    <w:p w14:paraId="0F9B9991" w14:textId="77777777" w:rsidR="00946511" w:rsidRPr="002003A2" w:rsidRDefault="00946511" w:rsidP="0045762E">
      <w:pPr>
        <w:spacing w:line="276" w:lineRule="auto"/>
        <w:rPr>
          <w:b/>
          <w:sz w:val="22"/>
          <w:szCs w:val="22"/>
          <w:lang w:val="en-GB"/>
        </w:rPr>
      </w:pPr>
    </w:p>
    <w:p w14:paraId="371F9882" w14:textId="77777777" w:rsidR="00946511" w:rsidRPr="002003A2" w:rsidRDefault="00946511" w:rsidP="00D16EFF">
      <w:pPr>
        <w:spacing w:line="276" w:lineRule="auto"/>
        <w:rPr>
          <w:b/>
          <w:sz w:val="22"/>
          <w:szCs w:val="22"/>
          <w:lang w:val="en-GB"/>
        </w:rPr>
      </w:pPr>
    </w:p>
    <w:p w14:paraId="4125077E" w14:textId="449D35FA" w:rsidR="007E7AE9" w:rsidRPr="002003A2" w:rsidRDefault="007E7AE9" w:rsidP="0045762E">
      <w:pPr>
        <w:spacing w:line="276" w:lineRule="auto"/>
        <w:rPr>
          <w:b/>
          <w:sz w:val="22"/>
          <w:szCs w:val="22"/>
          <w:lang w:val="en-GB"/>
        </w:rPr>
      </w:pPr>
    </w:p>
    <w:p w14:paraId="5E2CA36A" w14:textId="7186136A" w:rsidR="007E7AE9" w:rsidRPr="002003A2" w:rsidRDefault="007E7AE9" w:rsidP="0045762E">
      <w:pPr>
        <w:spacing w:line="276" w:lineRule="auto"/>
        <w:jc w:val="center"/>
        <w:rPr>
          <w:b/>
          <w:sz w:val="22"/>
          <w:szCs w:val="22"/>
          <w:lang w:val="en-GB"/>
        </w:rPr>
      </w:pPr>
    </w:p>
    <w:p w14:paraId="75DF5ADC" w14:textId="14ADAF13" w:rsidR="007E7AE9" w:rsidRPr="002003A2" w:rsidRDefault="007E7AE9" w:rsidP="0045762E">
      <w:pPr>
        <w:spacing w:line="276" w:lineRule="auto"/>
        <w:rPr>
          <w:b/>
          <w:sz w:val="22"/>
          <w:szCs w:val="22"/>
          <w:lang w:val="en-GB"/>
        </w:rPr>
      </w:pPr>
    </w:p>
    <w:p w14:paraId="529B6A3E" w14:textId="14ADAF13" w:rsidR="009F4EF9" w:rsidRPr="002003A2" w:rsidRDefault="009F4EF9" w:rsidP="0045762E">
      <w:pPr>
        <w:spacing w:line="276" w:lineRule="auto"/>
        <w:rPr>
          <w:b/>
          <w:sz w:val="22"/>
          <w:szCs w:val="22"/>
          <w:lang w:val="en-GB"/>
        </w:rPr>
      </w:pPr>
    </w:p>
    <w:p w14:paraId="280B02E1" w14:textId="77E12FB7" w:rsidR="007E7AE9" w:rsidRDefault="003C2F7D" w:rsidP="0045762E">
      <w:pPr>
        <w:spacing w:line="276" w:lineRule="auto"/>
        <w:jc w:val="center"/>
        <w:rPr>
          <w:sz w:val="22"/>
          <w:szCs w:val="22"/>
          <w:lang w:val="en-GB"/>
        </w:rPr>
      </w:pPr>
      <w:r w:rsidRPr="002003A2">
        <w:rPr>
          <w:sz w:val="22"/>
          <w:szCs w:val="22"/>
          <w:lang w:val="en-GB"/>
        </w:rPr>
        <w:t>Warsaw</w:t>
      </w:r>
      <w:r w:rsidR="009F4EF9" w:rsidRPr="002003A2">
        <w:rPr>
          <w:sz w:val="22"/>
          <w:szCs w:val="22"/>
          <w:lang w:val="en-GB"/>
        </w:rPr>
        <w:t xml:space="preserve">, </w:t>
      </w:r>
      <w:r w:rsidR="007E7AE9" w:rsidRPr="002003A2">
        <w:rPr>
          <w:sz w:val="22"/>
          <w:szCs w:val="22"/>
          <w:lang w:val="en-GB"/>
        </w:rPr>
        <w:t>PJATK, 0</w:t>
      </w:r>
      <w:r w:rsidR="00D16EFF" w:rsidRPr="002003A2">
        <w:rPr>
          <w:sz w:val="22"/>
          <w:szCs w:val="22"/>
          <w:lang w:val="en-GB"/>
        </w:rPr>
        <w:t>2</w:t>
      </w:r>
      <w:r w:rsidR="00946511" w:rsidRPr="002003A2">
        <w:rPr>
          <w:sz w:val="22"/>
          <w:szCs w:val="22"/>
          <w:lang w:val="en-GB"/>
        </w:rPr>
        <w:t xml:space="preserve">, </w:t>
      </w:r>
      <w:r w:rsidR="007E7AE9" w:rsidRPr="002003A2">
        <w:rPr>
          <w:sz w:val="22"/>
          <w:szCs w:val="22"/>
          <w:lang w:val="en-GB"/>
        </w:rPr>
        <w:t>2022</w:t>
      </w:r>
      <w:r w:rsidR="007E7AE9" w:rsidRPr="002003A2">
        <w:rPr>
          <w:sz w:val="22"/>
          <w:szCs w:val="22"/>
          <w:lang w:val="en-GB"/>
        </w:rPr>
        <w:br w:type="page"/>
      </w:r>
    </w:p>
    <w:p w14:paraId="1930F24C" w14:textId="77777777" w:rsidR="003E5CE9" w:rsidRDefault="003E5CE9" w:rsidP="00491DC3">
      <w:pPr>
        <w:pStyle w:val="Heading2"/>
        <w:numPr>
          <w:ilvl w:val="0"/>
          <w:numId w:val="0"/>
        </w:numPr>
        <w:rPr>
          <w:lang w:val="en-GB"/>
        </w:rPr>
      </w:pPr>
      <w:r w:rsidRPr="00491DC3">
        <w:lastRenderedPageBreak/>
        <w:t>Abstract</w:t>
      </w:r>
    </w:p>
    <w:p w14:paraId="24414D23" w14:textId="2A360AD6" w:rsidR="003E5CE9" w:rsidRDefault="003E5CE9" w:rsidP="00A95BEE">
      <w:pPr>
        <w:pStyle w:val="NormalText"/>
      </w:pPr>
      <w:r>
        <w:t>The work focuses on implementing a custom networking protocol from the ground up tailored for</w:t>
      </w:r>
      <w:r w:rsidR="00A95BEE">
        <w:t xml:space="preserve"> a</w:t>
      </w:r>
      <w:r>
        <w:t xml:space="preserve"> turn-based game. There are existing solutions that help developers add multiplayer support to their Unity-based games, but </w:t>
      </w:r>
      <w:r w:rsidR="00491DC3">
        <w:t xml:space="preserve">the majority is </w:t>
      </w:r>
      <w:r w:rsidR="00491DC3" w:rsidRPr="00A95BEE">
        <w:t>optimized</w:t>
      </w:r>
      <w:r w:rsidR="00491DC3">
        <w:t xml:space="preserve"> for fast-paced games like first-person shooters.</w:t>
      </w:r>
      <w:r w:rsidR="000F6D5A">
        <w:t xml:space="preserve"> They also make big influence on how backend services are written, often requiring dedicated servers to run a headless instance of Unity engine.</w:t>
      </w:r>
    </w:p>
    <w:p w14:paraId="1D2B0D12" w14:textId="5FC51424" w:rsidR="00491DC3" w:rsidRDefault="00491DC3" w:rsidP="00A95BEE">
      <w:pPr>
        <w:pStyle w:val="NormalText"/>
      </w:pPr>
      <w:r>
        <w:t>The custom protocol is based on WebSocket transport and JSON-RPC layer for serialization and remote call functionality. The protocol is engine-agnostic which allows the architecture backend services to be uninfluenced by Unity</w:t>
      </w:r>
      <w:r w:rsidR="000F6D5A">
        <w:t>.</w:t>
      </w:r>
    </w:p>
    <w:p w14:paraId="26A28B76" w14:textId="4E30175D" w:rsidR="000F6D5A" w:rsidRDefault="000F6D5A" w:rsidP="00A95BEE">
      <w:pPr>
        <w:pStyle w:val="NormalText"/>
      </w:pPr>
      <w:r>
        <w:t xml:space="preserve">This work explores implementing a turn-based game using the custom protocol, with the game client written on the Unity engine and distributed via a web build, and a backend server that runs in a .NET Core runtime. Due to the network protocol being lightweight, the resulting backend server turned out to be more scalable </w:t>
      </w:r>
      <w:r w:rsidR="006624F6">
        <w:t>than</w:t>
      </w:r>
      <w:r>
        <w:t xml:space="preserve"> the solutions involving other multiplayer frameworks. </w:t>
      </w:r>
    </w:p>
    <w:p w14:paraId="2ABB179D" w14:textId="016E9438" w:rsidR="000F6D5A" w:rsidRDefault="000F6D5A" w:rsidP="00A95BEE">
      <w:pPr>
        <w:pStyle w:val="NormalText"/>
      </w:pPr>
      <w:r>
        <w:t>The work also goes into detail on how code sharing</w:t>
      </w:r>
      <w:r w:rsidR="00A95BEE">
        <w:t>,</w:t>
      </w:r>
      <w:r>
        <w:t xml:space="preserve"> and reuse can be achieved between a Unity game and a traditional .NET solution.</w:t>
      </w:r>
    </w:p>
    <w:p w14:paraId="11206CB5" w14:textId="505A060F" w:rsidR="006A1411" w:rsidRDefault="006A1411" w:rsidP="006A1411">
      <w:pPr>
        <w:pStyle w:val="Heading2"/>
        <w:numPr>
          <w:ilvl w:val="0"/>
          <w:numId w:val="0"/>
        </w:numPr>
        <w:rPr>
          <w:lang w:val="en-GB"/>
        </w:rPr>
      </w:pPr>
      <w:r>
        <w:rPr>
          <w:lang w:val="en-GB"/>
        </w:rPr>
        <w:t>Keywords</w:t>
      </w:r>
    </w:p>
    <w:p w14:paraId="28A7457E" w14:textId="7D6CC1F9" w:rsidR="006A1411" w:rsidRDefault="006A1411" w:rsidP="00A95BEE">
      <w:pPr>
        <w:pStyle w:val="NormalText"/>
        <w:numPr>
          <w:ilvl w:val="0"/>
          <w:numId w:val="34"/>
        </w:numPr>
      </w:pPr>
      <w:r>
        <w:t>Multiplayer</w:t>
      </w:r>
    </w:p>
    <w:p w14:paraId="1DFA44E4" w14:textId="589E0A34" w:rsidR="006A1411" w:rsidRDefault="006A1411" w:rsidP="00A95BEE">
      <w:pPr>
        <w:pStyle w:val="NormalText"/>
        <w:numPr>
          <w:ilvl w:val="0"/>
          <w:numId w:val="34"/>
        </w:numPr>
      </w:pPr>
      <w:r>
        <w:t>Unity</w:t>
      </w:r>
    </w:p>
    <w:p w14:paraId="41FA423C" w14:textId="70D7844C" w:rsidR="006A1411" w:rsidRDefault="006624F6" w:rsidP="00A95BEE">
      <w:pPr>
        <w:pStyle w:val="NormalText"/>
        <w:numPr>
          <w:ilvl w:val="0"/>
          <w:numId w:val="34"/>
        </w:numPr>
      </w:pPr>
      <w:r>
        <w:t xml:space="preserve">Networking </w:t>
      </w:r>
    </w:p>
    <w:p w14:paraId="16FB4622" w14:textId="5E407A80" w:rsidR="006624F6" w:rsidRDefault="006624F6" w:rsidP="00A95BEE">
      <w:pPr>
        <w:pStyle w:val="NormalText"/>
        <w:numPr>
          <w:ilvl w:val="0"/>
          <w:numId w:val="34"/>
        </w:numPr>
      </w:pPr>
      <w:r>
        <w:t>Backend infrastructure</w:t>
      </w:r>
    </w:p>
    <w:p w14:paraId="6AA8735D" w14:textId="3C32150E" w:rsidR="006624F6" w:rsidRPr="006A1411" w:rsidRDefault="006624F6" w:rsidP="00A95BEE">
      <w:pPr>
        <w:pStyle w:val="NormalText"/>
        <w:numPr>
          <w:ilvl w:val="0"/>
          <w:numId w:val="34"/>
        </w:numPr>
      </w:pPr>
      <w:r>
        <w:t>Turn-based games</w:t>
      </w:r>
    </w:p>
    <w:p w14:paraId="7981F766" w14:textId="13B1BA35" w:rsidR="003E5CE9" w:rsidRPr="002003A2" w:rsidRDefault="003E5CE9" w:rsidP="003E5CE9">
      <w:pPr>
        <w:pStyle w:val="Heading1"/>
        <w:rPr>
          <w:lang w:val="en-GB"/>
        </w:rPr>
      </w:pPr>
      <w:r>
        <w:rPr>
          <w:lang w:val="en-GB"/>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sz w:val="24"/>
          <w:lang w:eastAsia="en-GB"/>
        </w:rPr>
      </w:sdtEndPr>
      <w:sdtContent>
        <w:p w14:paraId="08008F61" w14:textId="1F469835" w:rsidR="00151957" w:rsidRPr="002003A2" w:rsidRDefault="00151957" w:rsidP="0045762E">
          <w:pPr>
            <w:pStyle w:val="TOCHeading"/>
            <w:rPr>
              <w:rFonts w:ascii="Times New Roman" w:hAnsi="Times New Roman" w:cs="Times New Roman"/>
              <w:color w:val="000000" w:themeColor="text1"/>
              <w:lang w:val="en-GB"/>
            </w:rPr>
          </w:pPr>
          <w:r w:rsidRPr="002003A2">
            <w:rPr>
              <w:rFonts w:ascii="Times New Roman" w:hAnsi="Times New Roman" w:cs="Times New Roman"/>
              <w:color w:val="000000" w:themeColor="text1"/>
              <w:lang w:val="en-GB"/>
            </w:rPr>
            <w:t>Table of Contents</w:t>
          </w:r>
        </w:p>
        <w:p w14:paraId="6D4F12AA" w14:textId="281418D1" w:rsidR="00B054B7" w:rsidRDefault="00151957">
          <w:pPr>
            <w:pStyle w:val="TOC2"/>
            <w:tabs>
              <w:tab w:val="left" w:pos="800"/>
              <w:tab w:val="right" w:leader="dot" w:pos="9062"/>
            </w:tabs>
            <w:rPr>
              <w:rFonts w:eastAsiaTheme="minorEastAsia" w:cstheme="minorBidi"/>
              <w:smallCaps w:val="0"/>
              <w:noProof/>
              <w:szCs w:val="24"/>
            </w:rPr>
          </w:pPr>
          <w:r w:rsidRPr="002003A2">
            <w:rPr>
              <w:rFonts w:ascii="Times New Roman" w:hAnsi="Times New Roman"/>
              <w:lang w:val="en-GB"/>
            </w:rPr>
            <w:fldChar w:fldCharType="begin"/>
          </w:r>
          <w:r w:rsidRPr="002003A2">
            <w:rPr>
              <w:rFonts w:ascii="Times New Roman" w:hAnsi="Times New Roman"/>
              <w:lang w:val="en-GB"/>
            </w:rPr>
            <w:instrText xml:space="preserve"> TOC \o "1-3" \h \z \u </w:instrText>
          </w:r>
          <w:r w:rsidRPr="002003A2">
            <w:rPr>
              <w:rFonts w:ascii="Times New Roman" w:hAnsi="Times New Roman"/>
              <w:lang w:val="en-GB"/>
            </w:rPr>
            <w:fldChar w:fldCharType="separate"/>
          </w:r>
          <w:hyperlink w:anchor="_Toc93849279" w:history="1">
            <w:r w:rsidR="00B054B7" w:rsidRPr="00583670">
              <w:rPr>
                <w:rStyle w:val="Hyperlink"/>
                <w:noProof/>
                <w:lang w:val="en-GB"/>
              </w:rPr>
              <w:t>1.</w:t>
            </w:r>
            <w:r w:rsidR="00B054B7">
              <w:rPr>
                <w:rFonts w:eastAsiaTheme="minorEastAsia" w:cstheme="minorBidi"/>
                <w:smallCaps w:val="0"/>
                <w:noProof/>
                <w:szCs w:val="24"/>
              </w:rPr>
              <w:tab/>
            </w:r>
            <w:r w:rsidR="00B054B7" w:rsidRPr="00583670">
              <w:rPr>
                <w:rStyle w:val="Hyperlink"/>
                <w:noProof/>
                <w:lang w:val="en-GB"/>
              </w:rPr>
              <w:t>Introduction</w:t>
            </w:r>
            <w:r w:rsidR="00B054B7">
              <w:rPr>
                <w:noProof/>
                <w:webHidden/>
              </w:rPr>
              <w:tab/>
            </w:r>
            <w:r w:rsidR="00B054B7">
              <w:rPr>
                <w:noProof/>
                <w:webHidden/>
              </w:rPr>
              <w:fldChar w:fldCharType="begin"/>
            </w:r>
            <w:r w:rsidR="00B054B7">
              <w:rPr>
                <w:noProof/>
                <w:webHidden/>
              </w:rPr>
              <w:instrText xml:space="preserve"> PAGEREF _Toc93849279 \h </w:instrText>
            </w:r>
            <w:r w:rsidR="00B054B7">
              <w:rPr>
                <w:noProof/>
                <w:webHidden/>
              </w:rPr>
            </w:r>
            <w:r w:rsidR="00B054B7">
              <w:rPr>
                <w:noProof/>
                <w:webHidden/>
              </w:rPr>
              <w:fldChar w:fldCharType="separate"/>
            </w:r>
            <w:r w:rsidR="00B054B7">
              <w:rPr>
                <w:noProof/>
                <w:webHidden/>
              </w:rPr>
              <w:t>3</w:t>
            </w:r>
            <w:r w:rsidR="00B054B7">
              <w:rPr>
                <w:noProof/>
                <w:webHidden/>
              </w:rPr>
              <w:fldChar w:fldCharType="end"/>
            </w:r>
          </w:hyperlink>
        </w:p>
        <w:p w14:paraId="0D8C01F1" w14:textId="3AECF797" w:rsidR="00B054B7" w:rsidRDefault="00473025">
          <w:pPr>
            <w:pStyle w:val="TOC2"/>
            <w:tabs>
              <w:tab w:val="left" w:pos="800"/>
              <w:tab w:val="right" w:leader="dot" w:pos="9062"/>
            </w:tabs>
            <w:rPr>
              <w:rFonts w:eastAsiaTheme="minorEastAsia" w:cstheme="minorBidi"/>
              <w:smallCaps w:val="0"/>
              <w:noProof/>
              <w:szCs w:val="24"/>
            </w:rPr>
          </w:pPr>
          <w:hyperlink w:anchor="_Toc93849280" w:history="1">
            <w:r w:rsidR="00B054B7" w:rsidRPr="00583670">
              <w:rPr>
                <w:rStyle w:val="Hyperlink"/>
                <w:noProof/>
                <w:lang w:val="en-GB"/>
              </w:rPr>
              <w:t>2.</w:t>
            </w:r>
            <w:r w:rsidR="00B054B7">
              <w:rPr>
                <w:rFonts w:eastAsiaTheme="minorEastAsia" w:cstheme="minorBidi"/>
                <w:smallCaps w:val="0"/>
                <w:noProof/>
                <w:szCs w:val="24"/>
              </w:rPr>
              <w:tab/>
            </w:r>
            <w:r w:rsidR="00B054B7" w:rsidRPr="00583670">
              <w:rPr>
                <w:rStyle w:val="Hyperlink"/>
                <w:noProof/>
                <w:lang w:val="en-GB"/>
              </w:rPr>
              <w:t>Project description</w:t>
            </w:r>
            <w:r w:rsidR="00B054B7">
              <w:rPr>
                <w:noProof/>
                <w:webHidden/>
              </w:rPr>
              <w:tab/>
            </w:r>
            <w:r w:rsidR="00B054B7">
              <w:rPr>
                <w:noProof/>
                <w:webHidden/>
              </w:rPr>
              <w:fldChar w:fldCharType="begin"/>
            </w:r>
            <w:r w:rsidR="00B054B7">
              <w:rPr>
                <w:noProof/>
                <w:webHidden/>
              </w:rPr>
              <w:instrText xml:space="preserve"> PAGEREF _Toc93849280 \h </w:instrText>
            </w:r>
            <w:r w:rsidR="00B054B7">
              <w:rPr>
                <w:noProof/>
                <w:webHidden/>
              </w:rPr>
            </w:r>
            <w:r w:rsidR="00B054B7">
              <w:rPr>
                <w:noProof/>
                <w:webHidden/>
              </w:rPr>
              <w:fldChar w:fldCharType="separate"/>
            </w:r>
            <w:r w:rsidR="00B054B7">
              <w:rPr>
                <w:noProof/>
                <w:webHidden/>
              </w:rPr>
              <w:t>4</w:t>
            </w:r>
            <w:r w:rsidR="00B054B7">
              <w:rPr>
                <w:noProof/>
                <w:webHidden/>
              </w:rPr>
              <w:fldChar w:fldCharType="end"/>
            </w:r>
          </w:hyperlink>
        </w:p>
        <w:p w14:paraId="4F332988" w14:textId="501D9F1E" w:rsidR="00B054B7" w:rsidRDefault="00473025">
          <w:pPr>
            <w:pStyle w:val="TOC3"/>
            <w:tabs>
              <w:tab w:val="left" w:pos="1200"/>
              <w:tab w:val="right" w:leader="dot" w:pos="9062"/>
            </w:tabs>
            <w:rPr>
              <w:rFonts w:eastAsiaTheme="minorEastAsia" w:cstheme="minorBidi"/>
              <w:i w:val="0"/>
              <w:iCs w:val="0"/>
              <w:noProof/>
              <w:szCs w:val="24"/>
            </w:rPr>
          </w:pPr>
          <w:hyperlink w:anchor="_Toc93849281" w:history="1">
            <w:r w:rsidR="00B054B7" w:rsidRPr="00583670">
              <w:rPr>
                <w:rStyle w:val="Hyperlink"/>
                <w:noProof/>
                <w:lang w:val="en-GB"/>
              </w:rPr>
              <w:t>2.1.</w:t>
            </w:r>
            <w:r w:rsidR="00B054B7">
              <w:rPr>
                <w:rFonts w:eastAsiaTheme="minorEastAsia" w:cstheme="minorBidi"/>
                <w:i w:val="0"/>
                <w:iCs w:val="0"/>
                <w:noProof/>
                <w:szCs w:val="24"/>
              </w:rPr>
              <w:tab/>
            </w:r>
            <w:r w:rsidR="00B054B7" w:rsidRPr="00583670">
              <w:rPr>
                <w:rStyle w:val="Hyperlink"/>
                <w:noProof/>
                <w:lang w:val="en-GB"/>
              </w:rPr>
              <w:t>Definitions</w:t>
            </w:r>
            <w:r w:rsidR="00B054B7">
              <w:rPr>
                <w:noProof/>
                <w:webHidden/>
              </w:rPr>
              <w:tab/>
            </w:r>
            <w:r w:rsidR="00B054B7">
              <w:rPr>
                <w:noProof/>
                <w:webHidden/>
              </w:rPr>
              <w:fldChar w:fldCharType="begin"/>
            </w:r>
            <w:r w:rsidR="00B054B7">
              <w:rPr>
                <w:noProof/>
                <w:webHidden/>
              </w:rPr>
              <w:instrText xml:space="preserve"> PAGEREF _Toc93849281 \h </w:instrText>
            </w:r>
            <w:r w:rsidR="00B054B7">
              <w:rPr>
                <w:noProof/>
                <w:webHidden/>
              </w:rPr>
            </w:r>
            <w:r w:rsidR="00B054B7">
              <w:rPr>
                <w:noProof/>
                <w:webHidden/>
              </w:rPr>
              <w:fldChar w:fldCharType="separate"/>
            </w:r>
            <w:r w:rsidR="00B054B7">
              <w:rPr>
                <w:noProof/>
                <w:webHidden/>
              </w:rPr>
              <w:t>4</w:t>
            </w:r>
            <w:r w:rsidR="00B054B7">
              <w:rPr>
                <w:noProof/>
                <w:webHidden/>
              </w:rPr>
              <w:fldChar w:fldCharType="end"/>
            </w:r>
          </w:hyperlink>
        </w:p>
        <w:p w14:paraId="78CD1BF9" w14:textId="21E8D1E3" w:rsidR="00B054B7" w:rsidRDefault="00473025">
          <w:pPr>
            <w:pStyle w:val="TOC3"/>
            <w:tabs>
              <w:tab w:val="left" w:pos="1200"/>
              <w:tab w:val="right" w:leader="dot" w:pos="9062"/>
            </w:tabs>
            <w:rPr>
              <w:rFonts w:eastAsiaTheme="minorEastAsia" w:cstheme="minorBidi"/>
              <w:i w:val="0"/>
              <w:iCs w:val="0"/>
              <w:noProof/>
              <w:szCs w:val="24"/>
            </w:rPr>
          </w:pPr>
          <w:hyperlink w:anchor="_Toc93849282" w:history="1">
            <w:r w:rsidR="00B054B7" w:rsidRPr="00583670">
              <w:rPr>
                <w:rStyle w:val="Hyperlink"/>
                <w:noProof/>
                <w:lang w:val="en-GB"/>
              </w:rPr>
              <w:t>2.2.</w:t>
            </w:r>
            <w:r w:rsidR="00B054B7">
              <w:rPr>
                <w:rFonts w:eastAsiaTheme="minorEastAsia" w:cstheme="minorBidi"/>
                <w:i w:val="0"/>
                <w:iCs w:val="0"/>
                <w:noProof/>
                <w:szCs w:val="24"/>
              </w:rPr>
              <w:tab/>
            </w:r>
            <w:r w:rsidR="00B054B7" w:rsidRPr="00583670">
              <w:rPr>
                <w:rStyle w:val="Hyperlink"/>
                <w:noProof/>
                <w:lang w:val="en-GB"/>
              </w:rPr>
              <w:t>Game description</w:t>
            </w:r>
            <w:r w:rsidR="00B054B7">
              <w:rPr>
                <w:noProof/>
                <w:webHidden/>
              </w:rPr>
              <w:tab/>
            </w:r>
            <w:r w:rsidR="00B054B7">
              <w:rPr>
                <w:noProof/>
                <w:webHidden/>
              </w:rPr>
              <w:fldChar w:fldCharType="begin"/>
            </w:r>
            <w:r w:rsidR="00B054B7">
              <w:rPr>
                <w:noProof/>
                <w:webHidden/>
              </w:rPr>
              <w:instrText xml:space="preserve"> PAGEREF _Toc93849282 \h </w:instrText>
            </w:r>
            <w:r w:rsidR="00B054B7">
              <w:rPr>
                <w:noProof/>
                <w:webHidden/>
              </w:rPr>
            </w:r>
            <w:r w:rsidR="00B054B7">
              <w:rPr>
                <w:noProof/>
                <w:webHidden/>
              </w:rPr>
              <w:fldChar w:fldCharType="separate"/>
            </w:r>
            <w:r w:rsidR="00B054B7">
              <w:rPr>
                <w:noProof/>
                <w:webHidden/>
              </w:rPr>
              <w:t>5</w:t>
            </w:r>
            <w:r w:rsidR="00B054B7">
              <w:rPr>
                <w:noProof/>
                <w:webHidden/>
              </w:rPr>
              <w:fldChar w:fldCharType="end"/>
            </w:r>
          </w:hyperlink>
        </w:p>
        <w:p w14:paraId="6FB709ED" w14:textId="1C7CD776" w:rsidR="00B054B7" w:rsidRDefault="00473025">
          <w:pPr>
            <w:pStyle w:val="TOC3"/>
            <w:tabs>
              <w:tab w:val="left" w:pos="1200"/>
              <w:tab w:val="right" w:leader="dot" w:pos="9062"/>
            </w:tabs>
            <w:rPr>
              <w:rFonts w:eastAsiaTheme="minorEastAsia" w:cstheme="minorBidi"/>
              <w:i w:val="0"/>
              <w:iCs w:val="0"/>
              <w:noProof/>
              <w:szCs w:val="24"/>
            </w:rPr>
          </w:pPr>
          <w:hyperlink w:anchor="_Toc93849283" w:history="1">
            <w:r w:rsidR="00B054B7" w:rsidRPr="00583670">
              <w:rPr>
                <w:rStyle w:val="Hyperlink"/>
                <w:noProof/>
                <w:lang w:val="en-GB"/>
              </w:rPr>
              <w:t>2.3.</w:t>
            </w:r>
            <w:r w:rsidR="00B054B7">
              <w:rPr>
                <w:rFonts w:eastAsiaTheme="minorEastAsia" w:cstheme="minorBidi"/>
                <w:i w:val="0"/>
                <w:iCs w:val="0"/>
                <w:noProof/>
                <w:szCs w:val="24"/>
              </w:rPr>
              <w:tab/>
            </w:r>
            <w:r w:rsidR="00B054B7" w:rsidRPr="00583670">
              <w:rPr>
                <w:rStyle w:val="Hyperlink"/>
                <w:noProof/>
                <w:lang w:val="en-GB"/>
              </w:rPr>
              <w:t>Multiplayer aspects</w:t>
            </w:r>
            <w:r w:rsidR="00B054B7">
              <w:rPr>
                <w:noProof/>
                <w:webHidden/>
              </w:rPr>
              <w:tab/>
            </w:r>
            <w:r w:rsidR="00B054B7">
              <w:rPr>
                <w:noProof/>
                <w:webHidden/>
              </w:rPr>
              <w:fldChar w:fldCharType="begin"/>
            </w:r>
            <w:r w:rsidR="00B054B7">
              <w:rPr>
                <w:noProof/>
                <w:webHidden/>
              </w:rPr>
              <w:instrText xml:space="preserve"> PAGEREF _Toc93849283 \h </w:instrText>
            </w:r>
            <w:r w:rsidR="00B054B7">
              <w:rPr>
                <w:noProof/>
                <w:webHidden/>
              </w:rPr>
            </w:r>
            <w:r w:rsidR="00B054B7">
              <w:rPr>
                <w:noProof/>
                <w:webHidden/>
              </w:rPr>
              <w:fldChar w:fldCharType="separate"/>
            </w:r>
            <w:r w:rsidR="00B054B7">
              <w:rPr>
                <w:noProof/>
                <w:webHidden/>
              </w:rPr>
              <w:t>5</w:t>
            </w:r>
            <w:r w:rsidR="00B054B7">
              <w:rPr>
                <w:noProof/>
                <w:webHidden/>
              </w:rPr>
              <w:fldChar w:fldCharType="end"/>
            </w:r>
          </w:hyperlink>
        </w:p>
        <w:p w14:paraId="5C04CDA5" w14:textId="790AF454" w:rsidR="00B054B7" w:rsidRDefault="00473025">
          <w:pPr>
            <w:pStyle w:val="TOC2"/>
            <w:tabs>
              <w:tab w:val="left" w:pos="800"/>
              <w:tab w:val="right" w:leader="dot" w:pos="9062"/>
            </w:tabs>
            <w:rPr>
              <w:rFonts w:eastAsiaTheme="minorEastAsia" w:cstheme="minorBidi"/>
              <w:smallCaps w:val="0"/>
              <w:noProof/>
              <w:szCs w:val="24"/>
            </w:rPr>
          </w:pPr>
          <w:hyperlink w:anchor="_Toc93849284" w:history="1">
            <w:r w:rsidR="00B054B7" w:rsidRPr="00583670">
              <w:rPr>
                <w:rStyle w:val="Hyperlink"/>
                <w:noProof/>
                <w:lang w:val="en-GB"/>
              </w:rPr>
              <w:t>3.</w:t>
            </w:r>
            <w:r w:rsidR="00B054B7">
              <w:rPr>
                <w:rFonts w:eastAsiaTheme="minorEastAsia" w:cstheme="minorBidi"/>
                <w:smallCaps w:val="0"/>
                <w:noProof/>
                <w:szCs w:val="24"/>
              </w:rPr>
              <w:tab/>
            </w:r>
            <w:r w:rsidR="00B054B7" w:rsidRPr="00583670">
              <w:rPr>
                <w:rStyle w:val="Hyperlink"/>
                <w:noProof/>
                <w:lang w:val="en-GB"/>
              </w:rPr>
              <w:t>Project architecture</w:t>
            </w:r>
            <w:r w:rsidR="00B054B7">
              <w:rPr>
                <w:noProof/>
                <w:webHidden/>
              </w:rPr>
              <w:tab/>
            </w:r>
            <w:r w:rsidR="00B054B7">
              <w:rPr>
                <w:noProof/>
                <w:webHidden/>
              </w:rPr>
              <w:fldChar w:fldCharType="begin"/>
            </w:r>
            <w:r w:rsidR="00B054B7">
              <w:rPr>
                <w:noProof/>
                <w:webHidden/>
              </w:rPr>
              <w:instrText xml:space="preserve"> PAGEREF _Toc93849284 \h </w:instrText>
            </w:r>
            <w:r w:rsidR="00B054B7">
              <w:rPr>
                <w:noProof/>
                <w:webHidden/>
              </w:rPr>
            </w:r>
            <w:r w:rsidR="00B054B7">
              <w:rPr>
                <w:noProof/>
                <w:webHidden/>
              </w:rPr>
              <w:fldChar w:fldCharType="separate"/>
            </w:r>
            <w:r w:rsidR="00B054B7">
              <w:rPr>
                <w:noProof/>
                <w:webHidden/>
              </w:rPr>
              <w:t>7</w:t>
            </w:r>
            <w:r w:rsidR="00B054B7">
              <w:rPr>
                <w:noProof/>
                <w:webHidden/>
              </w:rPr>
              <w:fldChar w:fldCharType="end"/>
            </w:r>
          </w:hyperlink>
        </w:p>
        <w:p w14:paraId="3F521938" w14:textId="782BD3B1" w:rsidR="00B054B7" w:rsidRDefault="00473025">
          <w:pPr>
            <w:pStyle w:val="TOC3"/>
            <w:tabs>
              <w:tab w:val="left" w:pos="1200"/>
              <w:tab w:val="right" w:leader="dot" w:pos="9062"/>
            </w:tabs>
            <w:rPr>
              <w:rFonts w:eastAsiaTheme="minorEastAsia" w:cstheme="minorBidi"/>
              <w:i w:val="0"/>
              <w:iCs w:val="0"/>
              <w:noProof/>
              <w:szCs w:val="24"/>
            </w:rPr>
          </w:pPr>
          <w:hyperlink w:anchor="_Toc93849285" w:history="1">
            <w:r w:rsidR="00B054B7" w:rsidRPr="00583670">
              <w:rPr>
                <w:rStyle w:val="Hyperlink"/>
                <w:noProof/>
                <w:lang w:val="en-GB"/>
              </w:rPr>
              <w:t>3.1.</w:t>
            </w:r>
            <w:r w:rsidR="00B054B7">
              <w:rPr>
                <w:rFonts w:eastAsiaTheme="minorEastAsia" w:cstheme="minorBidi"/>
                <w:i w:val="0"/>
                <w:iCs w:val="0"/>
                <w:noProof/>
                <w:szCs w:val="24"/>
              </w:rPr>
              <w:tab/>
            </w:r>
            <w:r w:rsidR="00B054B7" w:rsidRPr="00583670">
              <w:rPr>
                <w:rStyle w:val="Hyperlink"/>
                <w:noProof/>
                <w:lang w:val="en-GB"/>
              </w:rPr>
              <w:t>Overview</w:t>
            </w:r>
            <w:r w:rsidR="00B054B7">
              <w:rPr>
                <w:noProof/>
                <w:webHidden/>
              </w:rPr>
              <w:tab/>
            </w:r>
            <w:r w:rsidR="00B054B7">
              <w:rPr>
                <w:noProof/>
                <w:webHidden/>
              </w:rPr>
              <w:fldChar w:fldCharType="begin"/>
            </w:r>
            <w:r w:rsidR="00B054B7">
              <w:rPr>
                <w:noProof/>
                <w:webHidden/>
              </w:rPr>
              <w:instrText xml:space="preserve"> PAGEREF _Toc93849285 \h </w:instrText>
            </w:r>
            <w:r w:rsidR="00B054B7">
              <w:rPr>
                <w:noProof/>
                <w:webHidden/>
              </w:rPr>
            </w:r>
            <w:r w:rsidR="00B054B7">
              <w:rPr>
                <w:noProof/>
                <w:webHidden/>
              </w:rPr>
              <w:fldChar w:fldCharType="separate"/>
            </w:r>
            <w:r w:rsidR="00B054B7">
              <w:rPr>
                <w:noProof/>
                <w:webHidden/>
              </w:rPr>
              <w:t>7</w:t>
            </w:r>
            <w:r w:rsidR="00B054B7">
              <w:rPr>
                <w:noProof/>
                <w:webHidden/>
              </w:rPr>
              <w:fldChar w:fldCharType="end"/>
            </w:r>
          </w:hyperlink>
        </w:p>
        <w:p w14:paraId="4B9E50DC" w14:textId="2B5E88A0" w:rsidR="00B054B7" w:rsidRDefault="00473025">
          <w:pPr>
            <w:pStyle w:val="TOC3"/>
            <w:tabs>
              <w:tab w:val="left" w:pos="1200"/>
              <w:tab w:val="right" w:leader="dot" w:pos="9062"/>
            </w:tabs>
            <w:rPr>
              <w:rFonts w:eastAsiaTheme="minorEastAsia" w:cstheme="minorBidi"/>
              <w:i w:val="0"/>
              <w:iCs w:val="0"/>
              <w:noProof/>
              <w:szCs w:val="24"/>
            </w:rPr>
          </w:pPr>
          <w:hyperlink w:anchor="_Toc93849286" w:history="1">
            <w:r w:rsidR="00B054B7" w:rsidRPr="00583670">
              <w:rPr>
                <w:rStyle w:val="Hyperlink"/>
                <w:noProof/>
                <w:lang w:val="en-GB"/>
              </w:rPr>
              <w:t>3.2.</w:t>
            </w:r>
            <w:r w:rsidR="00B054B7">
              <w:rPr>
                <w:rFonts w:eastAsiaTheme="minorEastAsia" w:cstheme="minorBidi"/>
                <w:i w:val="0"/>
                <w:iCs w:val="0"/>
                <w:noProof/>
                <w:szCs w:val="24"/>
              </w:rPr>
              <w:tab/>
            </w:r>
            <w:r w:rsidR="00B054B7" w:rsidRPr="00583670">
              <w:rPr>
                <w:rStyle w:val="Hyperlink"/>
                <w:noProof/>
                <w:lang w:val="en-GB"/>
              </w:rPr>
              <w:t>C# build pipeline</w:t>
            </w:r>
            <w:r w:rsidR="00B054B7">
              <w:rPr>
                <w:noProof/>
                <w:webHidden/>
              </w:rPr>
              <w:tab/>
            </w:r>
            <w:r w:rsidR="00B054B7">
              <w:rPr>
                <w:noProof/>
                <w:webHidden/>
              </w:rPr>
              <w:fldChar w:fldCharType="begin"/>
            </w:r>
            <w:r w:rsidR="00B054B7">
              <w:rPr>
                <w:noProof/>
                <w:webHidden/>
              </w:rPr>
              <w:instrText xml:space="preserve"> PAGEREF _Toc93849286 \h </w:instrText>
            </w:r>
            <w:r w:rsidR="00B054B7">
              <w:rPr>
                <w:noProof/>
                <w:webHidden/>
              </w:rPr>
            </w:r>
            <w:r w:rsidR="00B054B7">
              <w:rPr>
                <w:noProof/>
                <w:webHidden/>
              </w:rPr>
              <w:fldChar w:fldCharType="separate"/>
            </w:r>
            <w:r w:rsidR="00B054B7">
              <w:rPr>
                <w:noProof/>
                <w:webHidden/>
              </w:rPr>
              <w:t>8</w:t>
            </w:r>
            <w:r w:rsidR="00B054B7">
              <w:rPr>
                <w:noProof/>
                <w:webHidden/>
              </w:rPr>
              <w:fldChar w:fldCharType="end"/>
            </w:r>
          </w:hyperlink>
        </w:p>
        <w:p w14:paraId="1390E7C2" w14:textId="68B1F421" w:rsidR="00B054B7" w:rsidRDefault="00473025">
          <w:pPr>
            <w:pStyle w:val="TOC3"/>
            <w:tabs>
              <w:tab w:val="left" w:pos="1200"/>
              <w:tab w:val="right" w:leader="dot" w:pos="9062"/>
            </w:tabs>
            <w:rPr>
              <w:rFonts w:eastAsiaTheme="minorEastAsia" w:cstheme="minorBidi"/>
              <w:i w:val="0"/>
              <w:iCs w:val="0"/>
              <w:noProof/>
              <w:szCs w:val="24"/>
            </w:rPr>
          </w:pPr>
          <w:hyperlink w:anchor="_Toc93849287" w:history="1">
            <w:r w:rsidR="00B054B7" w:rsidRPr="00583670">
              <w:rPr>
                <w:rStyle w:val="Hyperlink"/>
                <w:noProof/>
                <w:lang w:val="en-GB"/>
              </w:rPr>
              <w:t>3.3.</w:t>
            </w:r>
            <w:r w:rsidR="00B054B7">
              <w:rPr>
                <w:rFonts w:eastAsiaTheme="minorEastAsia" w:cstheme="minorBidi"/>
                <w:i w:val="0"/>
                <w:iCs w:val="0"/>
                <w:noProof/>
                <w:szCs w:val="24"/>
              </w:rPr>
              <w:tab/>
            </w:r>
            <w:r w:rsidR="00B054B7" w:rsidRPr="00583670">
              <w:rPr>
                <w:rStyle w:val="Hyperlink"/>
                <w:noProof/>
                <w:lang w:val="en-GB"/>
              </w:rPr>
              <w:t>Dependency management</w:t>
            </w:r>
            <w:r w:rsidR="00B054B7">
              <w:rPr>
                <w:noProof/>
                <w:webHidden/>
              </w:rPr>
              <w:tab/>
            </w:r>
            <w:r w:rsidR="00B054B7">
              <w:rPr>
                <w:noProof/>
                <w:webHidden/>
              </w:rPr>
              <w:fldChar w:fldCharType="begin"/>
            </w:r>
            <w:r w:rsidR="00B054B7">
              <w:rPr>
                <w:noProof/>
                <w:webHidden/>
              </w:rPr>
              <w:instrText xml:space="preserve"> PAGEREF _Toc93849287 \h </w:instrText>
            </w:r>
            <w:r w:rsidR="00B054B7">
              <w:rPr>
                <w:noProof/>
                <w:webHidden/>
              </w:rPr>
            </w:r>
            <w:r w:rsidR="00B054B7">
              <w:rPr>
                <w:noProof/>
                <w:webHidden/>
              </w:rPr>
              <w:fldChar w:fldCharType="separate"/>
            </w:r>
            <w:r w:rsidR="00B054B7">
              <w:rPr>
                <w:noProof/>
                <w:webHidden/>
              </w:rPr>
              <w:t>8</w:t>
            </w:r>
            <w:r w:rsidR="00B054B7">
              <w:rPr>
                <w:noProof/>
                <w:webHidden/>
              </w:rPr>
              <w:fldChar w:fldCharType="end"/>
            </w:r>
          </w:hyperlink>
        </w:p>
        <w:p w14:paraId="3917BD2B" w14:textId="720C96FE" w:rsidR="00B054B7" w:rsidRDefault="00473025">
          <w:pPr>
            <w:pStyle w:val="TOC3"/>
            <w:tabs>
              <w:tab w:val="left" w:pos="1200"/>
              <w:tab w:val="right" w:leader="dot" w:pos="9062"/>
            </w:tabs>
            <w:rPr>
              <w:rFonts w:eastAsiaTheme="minorEastAsia" w:cstheme="minorBidi"/>
              <w:i w:val="0"/>
              <w:iCs w:val="0"/>
              <w:noProof/>
              <w:szCs w:val="24"/>
            </w:rPr>
          </w:pPr>
          <w:hyperlink w:anchor="_Toc93849288" w:history="1">
            <w:r w:rsidR="00B054B7" w:rsidRPr="00583670">
              <w:rPr>
                <w:rStyle w:val="Hyperlink"/>
                <w:noProof/>
                <w:lang w:val="en-GB"/>
              </w:rPr>
              <w:t>3.4.</w:t>
            </w:r>
            <w:r w:rsidR="00B054B7">
              <w:rPr>
                <w:rFonts w:eastAsiaTheme="minorEastAsia" w:cstheme="minorBidi"/>
                <w:i w:val="0"/>
                <w:iCs w:val="0"/>
                <w:noProof/>
                <w:szCs w:val="24"/>
              </w:rPr>
              <w:tab/>
            </w:r>
            <w:r w:rsidR="00B054B7" w:rsidRPr="00583670">
              <w:rPr>
                <w:rStyle w:val="Hyperlink"/>
                <w:noProof/>
                <w:lang w:val="en-GB"/>
              </w:rPr>
              <w:t>Unit testing</w:t>
            </w:r>
            <w:r w:rsidR="00B054B7">
              <w:rPr>
                <w:noProof/>
                <w:webHidden/>
              </w:rPr>
              <w:tab/>
            </w:r>
            <w:r w:rsidR="00B054B7">
              <w:rPr>
                <w:noProof/>
                <w:webHidden/>
              </w:rPr>
              <w:fldChar w:fldCharType="begin"/>
            </w:r>
            <w:r w:rsidR="00B054B7">
              <w:rPr>
                <w:noProof/>
                <w:webHidden/>
              </w:rPr>
              <w:instrText xml:space="preserve"> PAGEREF _Toc93849288 \h </w:instrText>
            </w:r>
            <w:r w:rsidR="00B054B7">
              <w:rPr>
                <w:noProof/>
                <w:webHidden/>
              </w:rPr>
            </w:r>
            <w:r w:rsidR="00B054B7">
              <w:rPr>
                <w:noProof/>
                <w:webHidden/>
              </w:rPr>
              <w:fldChar w:fldCharType="separate"/>
            </w:r>
            <w:r w:rsidR="00B054B7">
              <w:rPr>
                <w:noProof/>
                <w:webHidden/>
              </w:rPr>
              <w:t>10</w:t>
            </w:r>
            <w:r w:rsidR="00B054B7">
              <w:rPr>
                <w:noProof/>
                <w:webHidden/>
              </w:rPr>
              <w:fldChar w:fldCharType="end"/>
            </w:r>
          </w:hyperlink>
        </w:p>
        <w:p w14:paraId="5EC0DD3B" w14:textId="4865F441" w:rsidR="00B054B7" w:rsidRDefault="00473025">
          <w:pPr>
            <w:pStyle w:val="TOC3"/>
            <w:tabs>
              <w:tab w:val="left" w:pos="1200"/>
              <w:tab w:val="right" w:leader="dot" w:pos="9062"/>
            </w:tabs>
            <w:rPr>
              <w:rFonts w:eastAsiaTheme="minorEastAsia" w:cstheme="minorBidi"/>
              <w:i w:val="0"/>
              <w:iCs w:val="0"/>
              <w:noProof/>
              <w:szCs w:val="24"/>
            </w:rPr>
          </w:pPr>
          <w:hyperlink w:anchor="_Toc93849289" w:history="1">
            <w:r w:rsidR="00B054B7" w:rsidRPr="00583670">
              <w:rPr>
                <w:rStyle w:val="Hyperlink"/>
                <w:noProof/>
                <w:lang w:val="en-GB"/>
              </w:rPr>
              <w:t>3.5.</w:t>
            </w:r>
            <w:r w:rsidR="00B054B7">
              <w:rPr>
                <w:rFonts w:eastAsiaTheme="minorEastAsia" w:cstheme="minorBidi"/>
                <w:i w:val="0"/>
                <w:iCs w:val="0"/>
                <w:noProof/>
                <w:szCs w:val="24"/>
              </w:rPr>
              <w:tab/>
            </w:r>
            <w:r w:rsidR="00B054B7" w:rsidRPr="00583670">
              <w:rPr>
                <w:rStyle w:val="Hyperlink"/>
                <w:noProof/>
                <w:lang w:val="en-GB"/>
              </w:rPr>
              <w:t>Deployment and hosting</w:t>
            </w:r>
            <w:r w:rsidR="00B054B7">
              <w:rPr>
                <w:noProof/>
                <w:webHidden/>
              </w:rPr>
              <w:tab/>
            </w:r>
            <w:r w:rsidR="00B054B7">
              <w:rPr>
                <w:noProof/>
                <w:webHidden/>
              </w:rPr>
              <w:fldChar w:fldCharType="begin"/>
            </w:r>
            <w:r w:rsidR="00B054B7">
              <w:rPr>
                <w:noProof/>
                <w:webHidden/>
              </w:rPr>
              <w:instrText xml:space="preserve"> PAGEREF _Toc93849289 \h </w:instrText>
            </w:r>
            <w:r w:rsidR="00B054B7">
              <w:rPr>
                <w:noProof/>
                <w:webHidden/>
              </w:rPr>
            </w:r>
            <w:r w:rsidR="00B054B7">
              <w:rPr>
                <w:noProof/>
                <w:webHidden/>
              </w:rPr>
              <w:fldChar w:fldCharType="separate"/>
            </w:r>
            <w:r w:rsidR="00B054B7">
              <w:rPr>
                <w:noProof/>
                <w:webHidden/>
              </w:rPr>
              <w:t>12</w:t>
            </w:r>
            <w:r w:rsidR="00B054B7">
              <w:rPr>
                <w:noProof/>
                <w:webHidden/>
              </w:rPr>
              <w:fldChar w:fldCharType="end"/>
            </w:r>
          </w:hyperlink>
        </w:p>
        <w:p w14:paraId="27F40CA2" w14:textId="4A5FB50A" w:rsidR="00B054B7" w:rsidRDefault="00473025">
          <w:pPr>
            <w:pStyle w:val="TOC2"/>
            <w:tabs>
              <w:tab w:val="left" w:pos="800"/>
              <w:tab w:val="right" w:leader="dot" w:pos="9062"/>
            </w:tabs>
            <w:rPr>
              <w:rFonts w:eastAsiaTheme="minorEastAsia" w:cstheme="minorBidi"/>
              <w:smallCaps w:val="0"/>
              <w:noProof/>
              <w:szCs w:val="24"/>
            </w:rPr>
          </w:pPr>
          <w:hyperlink w:anchor="_Toc93849290" w:history="1">
            <w:r w:rsidR="00B054B7" w:rsidRPr="00583670">
              <w:rPr>
                <w:rStyle w:val="Hyperlink"/>
                <w:noProof/>
                <w:lang w:val="en-GB"/>
              </w:rPr>
              <w:t>4.</w:t>
            </w:r>
            <w:r w:rsidR="00B054B7">
              <w:rPr>
                <w:rFonts w:eastAsiaTheme="minorEastAsia" w:cstheme="minorBidi"/>
                <w:smallCaps w:val="0"/>
                <w:noProof/>
                <w:szCs w:val="24"/>
              </w:rPr>
              <w:tab/>
            </w:r>
            <w:r w:rsidR="00B054B7" w:rsidRPr="00583670">
              <w:rPr>
                <w:rStyle w:val="Hyperlink"/>
                <w:noProof/>
                <w:lang w:val="en-GB"/>
              </w:rPr>
              <w:t>Game state</w:t>
            </w:r>
            <w:r w:rsidR="00B054B7">
              <w:rPr>
                <w:noProof/>
                <w:webHidden/>
              </w:rPr>
              <w:tab/>
            </w:r>
            <w:r w:rsidR="00B054B7">
              <w:rPr>
                <w:noProof/>
                <w:webHidden/>
              </w:rPr>
              <w:fldChar w:fldCharType="begin"/>
            </w:r>
            <w:r w:rsidR="00B054B7">
              <w:rPr>
                <w:noProof/>
                <w:webHidden/>
              </w:rPr>
              <w:instrText xml:space="preserve"> PAGEREF _Toc93849290 \h </w:instrText>
            </w:r>
            <w:r w:rsidR="00B054B7">
              <w:rPr>
                <w:noProof/>
                <w:webHidden/>
              </w:rPr>
            </w:r>
            <w:r w:rsidR="00B054B7">
              <w:rPr>
                <w:noProof/>
                <w:webHidden/>
              </w:rPr>
              <w:fldChar w:fldCharType="separate"/>
            </w:r>
            <w:r w:rsidR="00B054B7">
              <w:rPr>
                <w:noProof/>
                <w:webHidden/>
              </w:rPr>
              <w:t>14</w:t>
            </w:r>
            <w:r w:rsidR="00B054B7">
              <w:rPr>
                <w:noProof/>
                <w:webHidden/>
              </w:rPr>
              <w:fldChar w:fldCharType="end"/>
            </w:r>
          </w:hyperlink>
        </w:p>
        <w:p w14:paraId="5895616A" w14:textId="24AABF9F" w:rsidR="00B054B7" w:rsidRDefault="00473025">
          <w:pPr>
            <w:pStyle w:val="TOC3"/>
            <w:tabs>
              <w:tab w:val="left" w:pos="1200"/>
              <w:tab w:val="right" w:leader="dot" w:pos="9062"/>
            </w:tabs>
            <w:rPr>
              <w:rFonts w:eastAsiaTheme="minorEastAsia" w:cstheme="minorBidi"/>
              <w:i w:val="0"/>
              <w:iCs w:val="0"/>
              <w:noProof/>
              <w:szCs w:val="24"/>
            </w:rPr>
          </w:pPr>
          <w:hyperlink w:anchor="_Toc93849291" w:history="1">
            <w:r w:rsidR="00B054B7" w:rsidRPr="00583670">
              <w:rPr>
                <w:rStyle w:val="Hyperlink"/>
                <w:noProof/>
                <w:lang w:val="en-GB"/>
              </w:rPr>
              <w:t>4.1.</w:t>
            </w:r>
            <w:r w:rsidR="00B054B7">
              <w:rPr>
                <w:rFonts w:eastAsiaTheme="minorEastAsia" w:cstheme="minorBidi"/>
                <w:i w:val="0"/>
                <w:iCs w:val="0"/>
                <w:noProof/>
                <w:szCs w:val="24"/>
              </w:rPr>
              <w:tab/>
            </w:r>
            <w:r w:rsidR="00B054B7" w:rsidRPr="00583670">
              <w:rPr>
                <w:rStyle w:val="Hyperlink"/>
                <w:noProof/>
                <w:lang w:val="en-GB"/>
              </w:rPr>
              <w:t>Game state data structure</w:t>
            </w:r>
            <w:r w:rsidR="00B054B7">
              <w:rPr>
                <w:noProof/>
                <w:webHidden/>
              </w:rPr>
              <w:tab/>
            </w:r>
            <w:r w:rsidR="00B054B7">
              <w:rPr>
                <w:noProof/>
                <w:webHidden/>
              </w:rPr>
              <w:fldChar w:fldCharType="begin"/>
            </w:r>
            <w:r w:rsidR="00B054B7">
              <w:rPr>
                <w:noProof/>
                <w:webHidden/>
              </w:rPr>
              <w:instrText xml:space="preserve"> PAGEREF _Toc93849291 \h </w:instrText>
            </w:r>
            <w:r w:rsidR="00B054B7">
              <w:rPr>
                <w:noProof/>
                <w:webHidden/>
              </w:rPr>
            </w:r>
            <w:r w:rsidR="00B054B7">
              <w:rPr>
                <w:noProof/>
                <w:webHidden/>
              </w:rPr>
              <w:fldChar w:fldCharType="separate"/>
            </w:r>
            <w:r w:rsidR="00B054B7">
              <w:rPr>
                <w:noProof/>
                <w:webHidden/>
              </w:rPr>
              <w:t>14</w:t>
            </w:r>
            <w:r w:rsidR="00B054B7">
              <w:rPr>
                <w:noProof/>
                <w:webHidden/>
              </w:rPr>
              <w:fldChar w:fldCharType="end"/>
            </w:r>
          </w:hyperlink>
        </w:p>
        <w:p w14:paraId="75C7130B" w14:textId="4AE61E37" w:rsidR="00B054B7" w:rsidRDefault="00473025">
          <w:pPr>
            <w:pStyle w:val="TOC3"/>
            <w:tabs>
              <w:tab w:val="left" w:pos="1200"/>
              <w:tab w:val="right" w:leader="dot" w:pos="9062"/>
            </w:tabs>
            <w:rPr>
              <w:rFonts w:eastAsiaTheme="minorEastAsia" w:cstheme="minorBidi"/>
              <w:i w:val="0"/>
              <w:iCs w:val="0"/>
              <w:noProof/>
              <w:szCs w:val="24"/>
            </w:rPr>
          </w:pPr>
          <w:hyperlink w:anchor="_Toc93849292" w:history="1">
            <w:r w:rsidR="00B054B7" w:rsidRPr="00583670">
              <w:rPr>
                <w:rStyle w:val="Hyperlink"/>
                <w:noProof/>
                <w:lang w:val="en-GB"/>
              </w:rPr>
              <w:t>4.2.</w:t>
            </w:r>
            <w:r w:rsidR="00B054B7">
              <w:rPr>
                <w:rFonts w:eastAsiaTheme="minorEastAsia" w:cstheme="minorBidi"/>
                <w:i w:val="0"/>
                <w:iCs w:val="0"/>
                <w:noProof/>
                <w:szCs w:val="24"/>
              </w:rPr>
              <w:tab/>
            </w:r>
            <w:r w:rsidR="00B054B7" w:rsidRPr="00583670">
              <w:rPr>
                <w:rStyle w:val="Hyperlink"/>
                <w:noProof/>
                <w:lang w:val="en-GB"/>
              </w:rPr>
              <w:t>Updating the game state with new move</w:t>
            </w:r>
            <w:r w:rsidR="00B054B7">
              <w:rPr>
                <w:noProof/>
                <w:webHidden/>
              </w:rPr>
              <w:tab/>
            </w:r>
            <w:r w:rsidR="00B054B7">
              <w:rPr>
                <w:noProof/>
                <w:webHidden/>
              </w:rPr>
              <w:fldChar w:fldCharType="begin"/>
            </w:r>
            <w:r w:rsidR="00B054B7">
              <w:rPr>
                <w:noProof/>
                <w:webHidden/>
              </w:rPr>
              <w:instrText xml:space="preserve"> PAGEREF _Toc93849292 \h </w:instrText>
            </w:r>
            <w:r w:rsidR="00B054B7">
              <w:rPr>
                <w:noProof/>
                <w:webHidden/>
              </w:rPr>
            </w:r>
            <w:r w:rsidR="00B054B7">
              <w:rPr>
                <w:noProof/>
                <w:webHidden/>
              </w:rPr>
              <w:fldChar w:fldCharType="separate"/>
            </w:r>
            <w:r w:rsidR="00B054B7">
              <w:rPr>
                <w:noProof/>
                <w:webHidden/>
              </w:rPr>
              <w:t>15</w:t>
            </w:r>
            <w:r w:rsidR="00B054B7">
              <w:rPr>
                <w:noProof/>
                <w:webHidden/>
              </w:rPr>
              <w:fldChar w:fldCharType="end"/>
            </w:r>
          </w:hyperlink>
        </w:p>
        <w:p w14:paraId="713290A4" w14:textId="1D9A8840" w:rsidR="00B054B7" w:rsidRDefault="00473025">
          <w:pPr>
            <w:pStyle w:val="TOC3"/>
            <w:tabs>
              <w:tab w:val="left" w:pos="1200"/>
              <w:tab w:val="right" w:leader="dot" w:pos="9062"/>
            </w:tabs>
            <w:rPr>
              <w:rFonts w:eastAsiaTheme="minorEastAsia" w:cstheme="minorBidi"/>
              <w:i w:val="0"/>
              <w:iCs w:val="0"/>
              <w:noProof/>
              <w:szCs w:val="24"/>
            </w:rPr>
          </w:pPr>
          <w:hyperlink w:anchor="_Toc93849293" w:history="1">
            <w:r w:rsidR="00B054B7" w:rsidRPr="00583670">
              <w:rPr>
                <w:rStyle w:val="Hyperlink"/>
                <w:noProof/>
                <w:lang w:val="en-GB"/>
              </w:rPr>
              <w:t>4.3.</w:t>
            </w:r>
            <w:r w:rsidR="00B054B7">
              <w:rPr>
                <w:rFonts w:eastAsiaTheme="minorEastAsia" w:cstheme="minorBidi"/>
                <w:i w:val="0"/>
                <w:iCs w:val="0"/>
                <w:noProof/>
                <w:szCs w:val="24"/>
              </w:rPr>
              <w:tab/>
            </w:r>
            <w:r w:rsidR="00B054B7" w:rsidRPr="00583670">
              <w:rPr>
                <w:rStyle w:val="Hyperlink"/>
                <w:noProof/>
                <w:lang w:val="en-GB"/>
              </w:rPr>
              <w:t>Representing cycles</w:t>
            </w:r>
            <w:r w:rsidR="00B054B7">
              <w:rPr>
                <w:noProof/>
                <w:webHidden/>
              </w:rPr>
              <w:tab/>
            </w:r>
            <w:r w:rsidR="00B054B7">
              <w:rPr>
                <w:noProof/>
                <w:webHidden/>
              </w:rPr>
              <w:fldChar w:fldCharType="begin"/>
            </w:r>
            <w:r w:rsidR="00B054B7">
              <w:rPr>
                <w:noProof/>
                <w:webHidden/>
              </w:rPr>
              <w:instrText xml:space="preserve"> PAGEREF _Toc93849293 \h </w:instrText>
            </w:r>
            <w:r w:rsidR="00B054B7">
              <w:rPr>
                <w:noProof/>
                <w:webHidden/>
              </w:rPr>
            </w:r>
            <w:r w:rsidR="00B054B7">
              <w:rPr>
                <w:noProof/>
                <w:webHidden/>
              </w:rPr>
              <w:fldChar w:fldCharType="separate"/>
            </w:r>
            <w:r w:rsidR="00B054B7">
              <w:rPr>
                <w:noProof/>
                <w:webHidden/>
              </w:rPr>
              <w:t>15</w:t>
            </w:r>
            <w:r w:rsidR="00B054B7">
              <w:rPr>
                <w:noProof/>
                <w:webHidden/>
              </w:rPr>
              <w:fldChar w:fldCharType="end"/>
            </w:r>
          </w:hyperlink>
        </w:p>
        <w:p w14:paraId="3BE3E953" w14:textId="6B32CE7A" w:rsidR="00B054B7" w:rsidRDefault="00473025">
          <w:pPr>
            <w:pStyle w:val="TOC3"/>
            <w:tabs>
              <w:tab w:val="left" w:pos="1200"/>
              <w:tab w:val="right" w:leader="dot" w:pos="9062"/>
            </w:tabs>
            <w:rPr>
              <w:rFonts w:eastAsiaTheme="minorEastAsia" w:cstheme="minorBidi"/>
              <w:i w:val="0"/>
              <w:iCs w:val="0"/>
              <w:noProof/>
              <w:szCs w:val="24"/>
            </w:rPr>
          </w:pPr>
          <w:hyperlink w:anchor="_Toc93849294" w:history="1">
            <w:r w:rsidR="00B054B7" w:rsidRPr="00583670">
              <w:rPr>
                <w:rStyle w:val="Hyperlink"/>
                <w:noProof/>
                <w:lang w:val="en-GB"/>
              </w:rPr>
              <w:t>4.4.</w:t>
            </w:r>
            <w:r w:rsidR="00B054B7">
              <w:rPr>
                <w:rFonts w:eastAsiaTheme="minorEastAsia" w:cstheme="minorBidi"/>
                <w:i w:val="0"/>
                <w:iCs w:val="0"/>
                <w:noProof/>
                <w:szCs w:val="24"/>
              </w:rPr>
              <w:tab/>
            </w:r>
            <w:r w:rsidR="00B054B7" w:rsidRPr="00583670">
              <w:rPr>
                <w:rStyle w:val="Hyperlink"/>
                <w:noProof/>
                <w:lang w:val="en-GB"/>
              </w:rPr>
              <w:t>Cycle search algorithm</w:t>
            </w:r>
            <w:r w:rsidR="00B054B7">
              <w:rPr>
                <w:noProof/>
                <w:webHidden/>
              </w:rPr>
              <w:tab/>
            </w:r>
            <w:r w:rsidR="00B054B7">
              <w:rPr>
                <w:noProof/>
                <w:webHidden/>
              </w:rPr>
              <w:fldChar w:fldCharType="begin"/>
            </w:r>
            <w:r w:rsidR="00B054B7">
              <w:rPr>
                <w:noProof/>
                <w:webHidden/>
              </w:rPr>
              <w:instrText xml:space="preserve"> PAGEREF _Toc93849294 \h </w:instrText>
            </w:r>
            <w:r w:rsidR="00B054B7">
              <w:rPr>
                <w:noProof/>
                <w:webHidden/>
              </w:rPr>
            </w:r>
            <w:r w:rsidR="00B054B7">
              <w:rPr>
                <w:noProof/>
                <w:webHidden/>
              </w:rPr>
              <w:fldChar w:fldCharType="separate"/>
            </w:r>
            <w:r w:rsidR="00B054B7">
              <w:rPr>
                <w:noProof/>
                <w:webHidden/>
              </w:rPr>
              <w:t>17</w:t>
            </w:r>
            <w:r w:rsidR="00B054B7">
              <w:rPr>
                <w:noProof/>
                <w:webHidden/>
              </w:rPr>
              <w:fldChar w:fldCharType="end"/>
            </w:r>
          </w:hyperlink>
        </w:p>
        <w:p w14:paraId="317AF7D6" w14:textId="28949804" w:rsidR="00B054B7" w:rsidRDefault="00473025">
          <w:pPr>
            <w:pStyle w:val="TOC3"/>
            <w:tabs>
              <w:tab w:val="left" w:pos="1200"/>
              <w:tab w:val="right" w:leader="dot" w:pos="9062"/>
            </w:tabs>
            <w:rPr>
              <w:rFonts w:eastAsiaTheme="minorEastAsia" w:cstheme="minorBidi"/>
              <w:i w:val="0"/>
              <w:iCs w:val="0"/>
              <w:noProof/>
              <w:szCs w:val="24"/>
            </w:rPr>
          </w:pPr>
          <w:hyperlink w:anchor="_Toc93849295" w:history="1">
            <w:r w:rsidR="00B054B7" w:rsidRPr="00583670">
              <w:rPr>
                <w:rStyle w:val="Hyperlink"/>
                <w:noProof/>
                <w:lang w:val="en-GB"/>
              </w:rPr>
              <w:t>4.5.</w:t>
            </w:r>
            <w:r w:rsidR="00B054B7">
              <w:rPr>
                <w:rFonts w:eastAsiaTheme="minorEastAsia" w:cstheme="minorBidi"/>
                <w:i w:val="0"/>
                <w:iCs w:val="0"/>
                <w:noProof/>
                <w:szCs w:val="24"/>
              </w:rPr>
              <w:tab/>
            </w:r>
            <w:r w:rsidR="00B054B7" w:rsidRPr="00583670">
              <w:rPr>
                <w:rStyle w:val="Hyperlink"/>
                <w:noProof/>
                <w:lang w:val="en-GB"/>
              </w:rPr>
              <w:t>Encircled unit search algorithm</w:t>
            </w:r>
            <w:r w:rsidR="00B054B7">
              <w:rPr>
                <w:noProof/>
                <w:webHidden/>
              </w:rPr>
              <w:tab/>
            </w:r>
            <w:r w:rsidR="00B054B7">
              <w:rPr>
                <w:noProof/>
                <w:webHidden/>
              </w:rPr>
              <w:fldChar w:fldCharType="begin"/>
            </w:r>
            <w:r w:rsidR="00B054B7">
              <w:rPr>
                <w:noProof/>
                <w:webHidden/>
              </w:rPr>
              <w:instrText xml:space="preserve"> PAGEREF _Toc93849295 \h </w:instrText>
            </w:r>
            <w:r w:rsidR="00B054B7">
              <w:rPr>
                <w:noProof/>
                <w:webHidden/>
              </w:rPr>
            </w:r>
            <w:r w:rsidR="00B054B7">
              <w:rPr>
                <w:noProof/>
                <w:webHidden/>
              </w:rPr>
              <w:fldChar w:fldCharType="separate"/>
            </w:r>
            <w:r w:rsidR="00B054B7">
              <w:rPr>
                <w:noProof/>
                <w:webHidden/>
              </w:rPr>
              <w:t>19</w:t>
            </w:r>
            <w:r w:rsidR="00B054B7">
              <w:rPr>
                <w:noProof/>
                <w:webHidden/>
              </w:rPr>
              <w:fldChar w:fldCharType="end"/>
            </w:r>
          </w:hyperlink>
        </w:p>
        <w:p w14:paraId="558288AF" w14:textId="31E01E58" w:rsidR="00B054B7" w:rsidRDefault="00473025">
          <w:pPr>
            <w:pStyle w:val="TOC3"/>
            <w:tabs>
              <w:tab w:val="left" w:pos="1200"/>
              <w:tab w:val="right" w:leader="dot" w:pos="9062"/>
            </w:tabs>
            <w:rPr>
              <w:rFonts w:eastAsiaTheme="minorEastAsia" w:cstheme="minorBidi"/>
              <w:i w:val="0"/>
              <w:iCs w:val="0"/>
              <w:noProof/>
              <w:szCs w:val="24"/>
            </w:rPr>
          </w:pPr>
          <w:hyperlink w:anchor="_Toc93849296" w:history="1">
            <w:r w:rsidR="00B054B7" w:rsidRPr="00583670">
              <w:rPr>
                <w:rStyle w:val="Hyperlink"/>
                <w:noProof/>
                <w:lang w:val="en-GB"/>
              </w:rPr>
              <w:t>4.6.</w:t>
            </w:r>
            <w:r w:rsidR="00B054B7">
              <w:rPr>
                <w:rFonts w:eastAsiaTheme="minorEastAsia" w:cstheme="minorBidi"/>
                <w:i w:val="0"/>
                <w:iCs w:val="0"/>
                <w:noProof/>
                <w:szCs w:val="24"/>
              </w:rPr>
              <w:tab/>
            </w:r>
            <w:r w:rsidR="00B054B7" w:rsidRPr="00583670">
              <w:rPr>
                <w:rStyle w:val="Hyperlink"/>
                <w:noProof/>
                <w:lang w:val="en-GB"/>
              </w:rPr>
              <w:t>Iterator methods in C#</w:t>
            </w:r>
            <w:r w:rsidR="00B054B7">
              <w:rPr>
                <w:noProof/>
                <w:webHidden/>
              </w:rPr>
              <w:tab/>
            </w:r>
            <w:r w:rsidR="00B054B7">
              <w:rPr>
                <w:noProof/>
                <w:webHidden/>
              </w:rPr>
              <w:fldChar w:fldCharType="begin"/>
            </w:r>
            <w:r w:rsidR="00B054B7">
              <w:rPr>
                <w:noProof/>
                <w:webHidden/>
              </w:rPr>
              <w:instrText xml:space="preserve"> PAGEREF _Toc93849296 \h </w:instrText>
            </w:r>
            <w:r w:rsidR="00B054B7">
              <w:rPr>
                <w:noProof/>
                <w:webHidden/>
              </w:rPr>
            </w:r>
            <w:r w:rsidR="00B054B7">
              <w:rPr>
                <w:noProof/>
                <w:webHidden/>
              </w:rPr>
              <w:fldChar w:fldCharType="separate"/>
            </w:r>
            <w:r w:rsidR="00B054B7">
              <w:rPr>
                <w:noProof/>
                <w:webHidden/>
              </w:rPr>
              <w:t>19</w:t>
            </w:r>
            <w:r w:rsidR="00B054B7">
              <w:rPr>
                <w:noProof/>
                <w:webHidden/>
              </w:rPr>
              <w:fldChar w:fldCharType="end"/>
            </w:r>
          </w:hyperlink>
        </w:p>
        <w:p w14:paraId="0BC28768" w14:textId="328CF5F6" w:rsidR="00B054B7" w:rsidRDefault="00473025">
          <w:pPr>
            <w:pStyle w:val="TOC2"/>
            <w:tabs>
              <w:tab w:val="left" w:pos="800"/>
              <w:tab w:val="right" w:leader="dot" w:pos="9062"/>
            </w:tabs>
            <w:rPr>
              <w:rFonts w:eastAsiaTheme="minorEastAsia" w:cstheme="minorBidi"/>
              <w:smallCaps w:val="0"/>
              <w:noProof/>
              <w:szCs w:val="24"/>
            </w:rPr>
          </w:pPr>
          <w:hyperlink w:anchor="_Toc93849297" w:history="1">
            <w:r w:rsidR="00B054B7" w:rsidRPr="00583670">
              <w:rPr>
                <w:rStyle w:val="Hyperlink"/>
                <w:noProof/>
                <w:lang w:val="en-GB"/>
              </w:rPr>
              <w:t>5.</w:t>
            </w:r>
            <w:r w:rsidR="00B054B7">
              <w:rPr>
                <w:rFonts w:eastAsiaTheme="minorEastAsia" w:cstheme="minorBidi"/>
                <w:smallCaps w:val="0"/>
                <w:noProof/>
                <w:szCs w:val="24"/>
              </w:rPr>
              <w:tab/>
            </w:r>
            <w:r w:rsidR="00B054B7" w:rsidRPr="00583670">
              <w:rPr>
                <w:rStyle w:val="Hyperlink"/>
                <w:noProof/>
                <w:lang w:val="en-GB"/>
              </w:rPr>
              <w:t>Game client</w:t>
            </w:r>
            <w:r w:rsidR="00B054B7">
              <w:rPr>
                <w:noProof/>
                <w:webHidden/>
              </w:rPr>
              <w:tab/>
            </w:r>
            <w:r w:rsidR="00B054B7">
              <w:rPr>
                <w:noProof/>
                <w:webHidden/>
              </w:rPr>
              <w:fldChar w:fldCharType="begin"/>
            </w:r>
            <w:r w:rsidR="00B054B7">
              <w:rPr>
                <w:noProof/>
                <w:webHidden/>
              </w:rPr>
              <w:instrText xml:space="preserve"> PAGEREF _Toc93849297 \h </w:instrText>
            </w:r>
            <w:r w:rsidR="00B054B7">
              <w:rPr>
                <w:noProof/>
                <w:webHidden/>
              </w:rPr>
            </w:r>
            <w:r w:rsidR="00B054B7">
              <w:rPr>
                <w:noProof/>
                <w:webHidden/>
              </w:rPr>
              <w:fldChar w:fldCharType="separate"/>
            </w:r>
            <w:r w:rsidR="00B054B7">
              <w:rPr>
                <w:noProof/>
                <w:webHidden/>
              </w:rPr>
              <w:t>22</w:t>
            </w:r>
            <w:r w:rsidR="00B054B7">
              <w:rPr>
                <w:noProof/>
                <w:webHidden/>
              </w:rPr>
              <w:fldChar w:fldCharType="end"/>
            </w:r>
          </w:hyperlink>
        </w:p>
        <w:p w14:paraId="40D14E7D" w14:textId="69FFB637" w:rsidR="00B054B7" w:rsidRDefault="00473025">
          <w:pPr>
            <w:pStyle w:val="TOC3"/>
            <w:tabs>
              <w:tab w:val="left" w:pos="1200"/>
              <w:tab w:val="right" w:leader="dot" w:pos="9062"/>
            </w:tabs>
            <w:rPr>
              <w:rFonts w:eastAsiaTheme="minorEastAsia" w:cstheme="minorBidi"/>
              <w:i w:val="0"/>
              <w:iCs w:val="0"/>
              <w:noProof/>
              <w:szCs w:val="24"/>
            </w:rPr>
          </w:pPr>
          <w:hyperlink w:anchor="_Toc93849298" w:history="1">
            <w:r w:rsidR="00B054B7" w:rsidRPr="00583670">
              <w:rPr>
                <w:rStyle w:val="Hyperlink"/>
                <w:noProof/>
                <w:lang w:val="en-GB"/>
              </w:rPr>
              <w:t>5.1.</w:t>
            </w:r>
            <w:r w:rsidR="00B054B7">
              <w:rPr>
                <w:rFonts w:eastAsiaTheme="minorEastAsia" w:cstheme="minorBidi"/>
                <w:i w:val="0"/>
                <w:iCs w:val="0"/>
                <w:noProof/>
                <w:szCs w:val="24"/>
              </w:rPr>
              <w:tab/>
            </w:r>
            <w:r w:rsidR="00B054B7" w:rsidRPr="00583670">
              <w:rPr>
                <w:rStyle w:val="Hyperlink"/>
                <w:noProof/>
                <w:lang w:val="en-GB"/>
              </w:rPr>
              <w:t>Unity game engine</w:t>
            </w:r>
            <w:r w:rsidR="00B054B7">
              <w:rPr>
                <w:noProof/>
                <w:webHidden/>
              </w:rPr>
              <w:tab/>
            </w:r>
            <w:r w:rsidR="00B054B7">
              <w:rPr>
                <w:noProof/>
                <w:webHidden/>
              </w:rPr>
              <w:fldChar w:fldCharType="begin"/>
            </w:r>
            <w:r w:rsidR="00B054B7">
              <w:rPr>
                <w:noProof/>
                <w:webHidden/>
              </w:rPr>
              <w:instrText xml:space="preserve"> PAGEREF _Toc93849298 \h </w:instrText>
            </w:r>
            <w:r w:rsidR="00B054B7">
              <w:rPr>
                <w:noProof/>
                <w:webHidden/>
              </w:rPr>
            </w:r>
            <w:r w:rsidR="00B054B7">
              <w:rPr>
                <w:noProof/>
                <w:webHidden/>
              </w:rPr>
              <w:fldChar w:fldCharType="separate"/>
            </w:r>
            <w:r w:rsidR="00B054B7">
              <w:rPr>
                <w:noProof/>
                <w:webHidden/>
              </w:rPr>
              <w:t>22</w:t>
            </w:r>
            <w:r w:rsidR="00B054B7">
              <w:rPr>
                <w:noProof/>
                <w:webHidden/>
              </w:rPr>
              <w:fldChar w:fldCharType="end"/>
            </w:r>
          </w:hyperlink>
        </w:p>
        <w:p w14:paraId="38BCE39B" w14:textId="2D50850D" w:rsidR="00B054B7" w:rsidRDefault="00473025">
          <w:pPr>
            <w:pStyle w:val="TOC3"/>
            <w:tabs>
              <w:tab w:val="left" w:pos="1200"/>
              <w:tab w:val="right" w:leader="dot" w:pos="9062"/>
            </w:tabs>
            <w:rPr>
              <w:rFonts w:eastAsiaTheme="minorEastAsia" w:cstheme="minorBidi"/>
              <w:i w:val="0"/>
              <w:iCs w:val="0"/>
              <w:noProof/>
              <w:szCs w:val="24"/>
            </w:rPr>
          </w:pPr>
          <w:hyperlink w:anchor="_Toc93849299" w:history="1">
            <w:r w:rsidR="00B054B7" w:rsidRPr="00583670">
              <w:rPr>
                <w:rStyle w:val="Hyperlink"/>
                <w:noProof/>
                <w:lang w:val="en-GB"/>
              </w:rPr>
              <w:t>5.2.</w:t>
            </w:r>
            <w:r w:rsidR="00B054B7">
              <w:rPr>
                <w:rFonts w:eastAsiaTheme="minorEastAsia" w:cstheme="minorBidi"/>
                <w:i w:val="0"/>
                <w:iCs w:val="0"/>
                <w:noProof/>
                <w:szCs w:val="24"/>
              </w:rPr>
              <w:tab/>
            </w:r>
            <w:r w:rsidR="00B054B7" w:rsidRPr="00583670">
              <w:rPr>
                <w:rStyle w:val="Hyperlink"/>
                <w:noProof/>
                <w:lang w:val="en-GB"/>
              </w:rPr>
              <w:t>Main menu scene</w:t>
            </w:r>
            <w:r w:rsidR="00B054B7">
              <w:rPr>
                <w:noProof/>
                <w:webHidden/>
              </w:rPr>
              <w:tab/>
            </w:r>
            <w:r w:rsidR="00B054B7">
              <w:rPr>
                <w:noProof/>
                <w:webHidden/>
              </w:rPr>
              <w:fldChar w:fldCharType="begin"/>
            </w:r>
            <w:r w:rsidR="00B054B7">
              <w:rPr>
                <w:noProof/>
                <w:webHidden/>
              </w:rPr>
              <w:instrText xml:space="preserve"> PAGEREF _Toc93849299 \h </w:instrText>
            </w:r>
            <w:r w:rsidR="00B054B7">
              <w:rPr>
                <w:noProof/>
                <w:webHidden/>
              </w:rPr>
            </w:r>
            <w:r w:rsidR="00B054B7">
              <w:rPr>
                <w:noProof/>
                <w:webHidden/>
              </w:rPr>
              <w:fldChar w:fldCharType="separate"/>
            </w:r>
            <w:r w:rsidR="00B054B7">
              <w:rPr>
                <w:noProof/>
                <w:webHidden/>
              </w:rPr>
              <w:t>23</w:t>
            </w:r>
            <w:r w:rsidR="00B054B7">
              <w:rPr>
                <w:noProof/>
                <w:webHidden/>
              </w:rPr>
              <w:fldChar w:fldCharType="end"/>
            </w:r>
          </w:hyperlink>
        </w:p>
        <w:p w14:paraId="4174951D" w14:textId="460470B9" w:rsidR="00B054B7" w:rsidRDefault="00473025">
          <w:pPr>
            <w:pStyle w:val="TOC3"/>
            <w:tabs>
              <w:tab w:val="left" w:pos="1200"/>
              <w:tab w:val="right" w:leader="dot" w:pos="9062"/>
            </w:tabs>
            <w:rPr>
              <w:rFonts w:eastAsiaTheme="minorEastAsia" w:cstheme="minorBidi"/>
              <w:i w:val="0"/>
              <w:iCs w:val="0"/>
              <w:noProof/>
              <w:szCs w:val="24"/>
            </w:rPr>
          </w:pPr>
          <w:hyperlink w:anchor="_Toc93849300" w:history="1">
            <w:r w:rsidR="00B054B7" w:rsidRPr="00583670">
              <w:rPr>
                <w:rStyle w:val="Hyperlink"/>
                <w:noProof/>
                <w:lang w:val="en-GB"/>
              </w:rPr>
              <w:t>5.3.</w:t>
            </w:r>
            <w:r w:rsidR="00B054B7">
              <w:rPr>
                <w:rFonts w:eastAsiaTheme="minorEastAsia" w:cstheme="minorBidi"/>
                <w:i w:val="0"/>
                <w:iCs w:val="0"/>
                <w:noProof/>
                <w:szCs w:val="24"/>
              </w:rPr>
              <w:tab/>
            </w:r>
            <w:r w:rsidR="00B054B7" w:rsidRPr="00583670">
              <w:rPr>
                <w:rStyle w:val="Hyperlink"/>
                <w:noProof/>
                <w:lang w:val="en-GB"/>
              </w:rPr>
              <w:t>Game scene</w:t>
            </w:r>
            <w:r w:rsidR="00B054B7">
              <w:rPr>
                <w:noProof/>
                <w:webHidden/>
              </w:rPr>
              <w:tab/>
            </w:r>
            <w:r w:rsidR="00B054B7">
              <w:rPr>
                <w:noProof/>
                <w:webHidden/>
              </w:rPr>
              <w:fldChar w:fldCharType="begin"/>
            </w:r>
            <w:r w:rsidR="00B054B7">
              <w:rPr>
                <w:noProof/>
                <w:webHidden/>
              </w:rPr>
              <w:instrText xml:space="preserve"> PAGEREF _Toc93849300 \h </w:instrText>
            </w:r>
            <w:r w:rsidR="00B054B7">
              <w:rPr>
                <w:noProof/>
                <w:webHidden/>
              </w:rPr>
            </w:r>
            <w:r w:rsidR="00B054B7">
              <w:rPr>
                <w:noProof/>
                <w:webHidden/>
              </w:rPr>
              <w:fldChar w:fldCharType="separate"/>
            </w:r>
            <w:r w:rsidR="00B054B7">
              <w:rPr>
                <w:noProof/>
                <w:webHidden/>
              </w:rPr>
              <w:t>24</w:t>
            </w:r>
            <w:r w:rsidR="00B054B7">
              <w:rPr>
                <w:noProof/>
                <w:webHidden/>
              </w:rPr>
              <w:fldChar w:fldCharType="end"/>
            </w:r>
          </w:hyperlink>
        </w:p>
        <w:p w14:paraId="30895147" w14:textId="24D3EC08" w:rsidR="00B054B7" w:rsidRDefault="00473025">
          <w:pPr>
            <w:pStyle w:val="TOC3"/>
            <w:tabs>
              <w:tab w:val="left" w:pos="1200"/>
              <w:tab w:val="right" w:leader="dot" w:pos="9062"/>
            </w:tabs>
            <w:rPr>
              <w:rFonts w:eastAsiaTheme="minorEastAsia" w:cstheme="minorBidi"/>
              <w:i w:val="0"/>
              <w:iCs w:val="0"/>
              <w:noProof/>
              <w:szCs w:val="24"/>
            </w:rPr>
          </w:pPr>
          <w:hyperlink w:anchor="_Toc93849301" w:history="1">
            <w:r w:rsidR="00B054B7" w:rsidRPr="00583670">
              <w:rPr>
                <w:rStyle w:val="Hyperlink"/>
                <w:noProof/>
                <w:lang w:val="en-GB"/>
              </w:rPr>
              <w:t>5.4.</w:t>
            </w:r>
            <w:r w:rsidR="00B054B7">
              <w:rPr>
                <w:rFonts w:eastAsiaTheme="minorEastAsia" w:cstheme="minorBidi"/>
                <w:i w:val="0"/>
                <w:iCs w:val="0"/>
                <w:noProof/>
                <w:szCs w:val="24"/>
              </w:rPr>
              <w:tab/>
            </w:r>
            <w:r w:rsidR="00B054B7" w:rsidRPr="00583670">
              <w:rPr>
                <w:rStyle w:val="Hyperlink"/>
                <w:noProof/>
                <w:lang w:val="en-GB"/>
              </w:rPr>
              <w:t>Board rendering</w:t>
            </w:r>
            <w:r w:rsidR="00B054B7">
              <w:rPr>
                <w:noProof/>
                <w:webHidden/>
              </w:rPr>
              <w:tab/>
            </w:r>
            <w:r w:rsidR="00B054B7">
              <w:rPr>
                <w:noProof/>
                <w:webHidden/>
              </w:rPr>
              <w:fldChar w:fldCharType="begin"/>
            </w:r>
            <w:r w:rsidR="00B054B7">
              <w:rPr>
                <w:noProof/>
                <w:webHidden/>
              </w:rPr>
              <w:instrText xml:space="preserve"> PAGEREF _Toc93849301 \h </w:instrText>
            </w:r>
            <w:r w:rsidR="00B054B7">
              <w:rPr>
                <w:noProof/>
                <w:webHidden/>
              </w:rPr>
            </w:r>
            <w:r w:rsidR="00B054B7">
              <w:rPr>
                <w:noProof/>
                <w:webHidden/>
              </w:rPr>
              <w:fldChar w:fldCharType="separate"/>
            </w:r>
            <w:r w:rsidR="00B054B7">
              <w:rPr>
                <w:noProof/>
                <w:webHidden/>
              </w:rPr>
              <w:t>25</w:t>
            </w:r>
            <w:r w:rsidR="00B054B7">
              <w:rPr>
                <w:noProof/>
                <w:webHidden/>
              </w:rPr>
              <w:fldChar w:fldCharType="end"/>
            </w:r>
          </w:hyperlink>
        </w:p>
        <w:p w14:paraId="1EFFDF2C" w14:textId="1DD0DB03" w:rsidR="00B054B7" w:rsidRDefault="00473025">
          <w:pPr>
            <w:pStyle w:val="TOC3"/>
            <w:tabs>
              <w:tab w:val="left" w:pos="1200"/>
              <w:tab w:val="right" w:leader="dot" w:pos="9062"/>
            </w:tabs>
            <w:rPr>
              <w:rFonts w:eastAsiaTheme="minorEastAsia" w:cstheme="minorBidi"/>
              <w:i w:val="0"/>
              <w:iCs w:val="0"/>
              <w:noProof/>
              <w:szCs w:val="24"/>
            </w:rPr>
          </w:pPr>
          <w:hyperlink w:anchor="_Toc93849302" w:history="1">
            <w:r w:rsidR="00B054B7" w:rsidRPr="00583670">
              <w:rPr>
                <w:rStyle w:val="Hyperlink"/>
                <w:noProof/>
                <w:lang w:val="en-GB"/>
              </w:rPr>
              <w:t>5.5.</w:t>
            </w:r>
            <w:r w:rsidR="00B054B7">
              <w:rPr>
                <w:rFonts w:eastAsiaTheme="minorEastAsia" w:cstheme="minorBidi"/>
                <w:i w:val="0"/>
                <w:iCs w:val="0"/>
                <w:noProof/>
                <w:szCs w:val="24"/>
              </w:rPr>
              <w:tab/>
            </w:r>
            <w:r w:rsidR="00B054B7" w:rsidRPr="00583670">
              <w:rPr>
                <w:rStyle w:val="Hyperlink"/>
                <w:noProof/>
                <w:lang w:val="en-GB"/>
              </w:rPr>
              <w:t>User input handling</w:t>
            </w:r>
            <w:r w:rsidR="00B054B7">
              <w:rPr>
                <w:noProof/>
                <w:webHidden/>
              </w:rPr>
              <w:tab/>
            </w:r>
            <w:r w:rsidR="00B054B7">
              <w:rPr>
                <w:noProof/>
                <w:webHidden/>
              </w:rPr>
              <w:fldChar w:fldCharType="begin"/>
            </w:r>
            <w:r w:rsidR="00B054B7">
              <w:rPr>
                <w:noProof/>
                <w:webHidden/>
              </w:rPr>
              <w:instrText xml:space="preserve"> PAGEREF _Toc93849302 \h </w:instrText>
            </w:r>
            <w:r w:rsidR="00B054B7">
              <w:rPr>
                <w:noProof/>
                <w:webHidden/>
              </w:rPr>
            </w:r>
            <w:r w:rsidR="00B054B7">
              <w:rPr>
                <w:noProof/>
                <w:webHidden/>
              </w:rPr>
              <w:fldChar w:fldCharType="separate"/>
            </w:r>
            <w:r w:rsidR="00B054B7">
              <w:rPr>
                <w:noProof/>
                <w:webHidden/>
              </w:rPr>
              <w:t>27</w:t>
            </w:r>
            <w:r w:rsidR="00B054B7">
              <w:rPr>
                <w:noProof/>
                <w:webHidden/>
              </w:rPr>
              <w:fldChar w:fldCharType="end"/>
            </w:r>
          </w:hyperlink>
        </w:p>
        <w:p w14:paraId="59214E4F" w14:textId="7E0E489F" w:rsidR="00B054B7" w:rsidRDefault="00473025">
          <w:pPr>
            <w:pStyle w:val="TOC2"/>
            <w:tabs>
              <w:tab w:val="left" w:pos="800"/>
              <w:tab w:val="right" w:leader="dot" w:pos="9062"/>
            </w:tabs>
            <w:rPr>
              <w:rFonts w:eastAsiaTheme="minorEastAsia" w:cstheme="minorBidi"/>
              <w:smallCaps w:val="0"/>
              <w:noProof/>
              <w:szCs w:val="24"/>
            </w:rPr>
          </w:pPr>
          <w:hyperlink w:anchor="_Toc93849303" w:history="1">
            <w:r w:rsidR="00B054B7" w:rsidRPr="00583670">
              <w:rPr>
                <w:rStyle w:val="Hyperlink"/>
                <w:noProof/>
                <w:lang w:val="en-GB"/>
              </w:rPr>
              <w:t>6.</w:t>
            </w:r>
            <w:r w:rsidR="00B054B7">
              <w:rPr>
                <w:rFonts w:eastAsiaTheme="minorEastAsia" w:cstheme="minorBidi"/>
                <w:smallCaps w:val="0"/>
                <w:noProof/>
                <w:szCs w:val="24"/>
              </w:rPr>
              <w:tab/>
            </w:r>
            <w:r w:rsidR="00B054B7" w:rsidRPr="00583670">
              <w:rPr>
                <w:rStyle w:val="Hyperlink"/>
                <w:noProof/>
                <w:lang w:val="en-GB"/>
              </w:rPr>
              <w:t>Client-server interaction</w:t>
            </w:r>
            <w:r w:rsidR="00B054B7">
              <w:rPr>
                <w:noProof/>
                <w:webHidden/>
              </w:rPr>
              <w:tab/>
            </w:r>
            <w:r w:rsidR="00B054B7">
              <w:rPr>
                <w:noProof/>
                <w:webHidden/>
              </w:rPr>
              <w:fldChar w:fldCharType="begin"/>
            </w:r>
            <w:r w:rsidR="00B054B7">
              <w:rPr>
                <w:noProof/>
                <w:webHidden/>
              </w:rPr>
              <w:instrText xml:space="preserve"> PAGEREF _Toc93849303 \h </w:instrText>
            </w:r>
            <w:r w:rsidR="00B054B7">
              <w:rPr>
                <w:noProof/>
                <w:webHidden/>
              </w:rPr>
            </w:r>
            <w:r w:rsidR="00B054B7">
              <w:rPr>
                <w:noProof/>
                <w:webHidden/>
              </w:rPr>
              <w:fldChar w:fldCharType="separate"/>
            </w:r>
            <w:r w:rsidR="00B054B7">
              <w:rPr>
                <w:noProof/>
                <w:webHidden/>
              </w:rPr>
              <w:t>29</w:t>
            </w:r>
            <w:r w:rsidR="00B054B7">
              <w:rPr>
                <w:noProof/>
                <w:webHidden/>
              </w:rPr>
              <w:fldChar w:fldCharType="end"/>
            </w:r>
          </w:hyperlink>
        </w:p>
        <w:p w14:paraId="6DC616CC" w14:textId="73F24E49" w:rsidR="00B054B7" w:rsidRDefault="00473025">
          <w:pPr>
            <w:pStyle w:val="TOC3"/>
            <w:tabs>
              <w:tab w:val="left" w:pos="1200"/>
              <w:tab w:val="right" w:leader="dot" w:pos="9062"/>
            </w:tabs>
            <w:rPr>
              <w:rFonts w:eastAsiaTheme="minorEastAsia" w:cstheme="minorBidi"/>
              <w:i w:val="0"/>
              <w:iCs w:val="0"/>
              <w:noProof/>
              <w:szCs w:val="24"/>
            </w:rPr>
          </w:pPr>
          <w:hyperlink w:anchor="_Toc93849304" w:history="1">
            <w:r w:rsidR="00B054B7" w:rsidRPr="00583670">
              <w:rPr>
                <w:rStyle w:val="Hyperlink"/>
                <w:noProof/>
                <w:lang w:val="en-GB"/>
              </w:rPr>
              <w:t>6.1.</w:t>
            </w:r>
            <w:r w:rsidR="00B054B7">
              <w:rPr>
                <w:rFonts w:eastAsiaTheme="minorEastAsia" w:cstheme="minorBidi"/>
                <w:i w:val="0"/>
                <w:iCs w:val="0"/>
                <w:noProof/>
                <w:szCs w:val="24"/>
              </w:rPr>
              <w:tab/>
            </w:r>
            <w:r w:rsidR="00B054B7" w:rsidRPr="00583670">
              <w:rPr>
                <w:rStyle w:val="Hyperlink"/>
                <w:noProof/>
                <w:lang w:val="en-GB"/>
              </w:rPr>
              <w:t>Overview</w:t>
            </w:r>
            <w:r w:rsidR="00B054B7">
              <w:rPr>
                <w:noProof/>
                <w:webHidden/>
              </w:rPr>
              <w:tab/>
            </w:r>
            <w:r w:rsidR="00B054B7">
              <w:rPr>
                <w:noProof/>
                <w:webHidden/>
              </w:rPr>
              <w:fldChar w:fldCharType="begin"/>
            </w:r>
            <w:r w:rsidR="00B054B7">
              <w:rPr>
                <w:noProof/>
                <w:webHidden/>
              </w:rPr>
              <w:instrText xml:space="preserve"> PAGEREF _Toc93849304 \h </w:instrText>
            </w:r>
            <w:r w:rsidR="00B054B7">
              <w:rPr>
                <w:noProof/>
                <w:webHidden/>
              </w:rPr>
            </w:r>
            <w:r w:rsidR="00B054B7">
              <w:rPr>
                <w:noProof/>
                <w:webHidden/>
              </w:rPr>
              <w:fldChar w:fldCharType="separate"/>
            </w:r>
            <w:r w:rsidR="00B054B7">
              <w:rPr>
                <w:noProof/>
                <w:webHidden/>
              </w:rPr>
              <w:t>29</w:t>
            </w:r>
            <w:r w:rsidR="00B054B7">
              <w:rPr>
                <w:noProof/>
                <w:webHidden/>
              </w:rPr>
              <w:fldChar w:fldCharType="end"/>
            </w:r>
          </w:hyperlink>
        </w:p>
        <w:p w14:paraId="636571BD" w14:textId="750B3324" w:rsidR="00B054B7" w:rsidRDefault="00473025">
          <w:pPr>
            <w:pStyle w:val="TOC3"/>
            <w:tabs>
              <w:tab w:val="left" w:pos="1200"/>
              <w:tab w:val="right" w:leader="dot" w:pos="9062"/>
            </w:tabs>
            <w:rPr>
              <w:rFonts w:eastAsiaTheme="minorEastAsia" w:cstheme="minorBidi"/>
              <w:i w:val="0"/>
              <w:iCs w:val="0"/>
              <w:noProof/>
              <w:szCs w:val="24"/>
            </w:rPr>
          </w:pPr>
          <w:hyperlink w:anchor="_Toc93849305" w:history="1">
            <w:r w:rsidR="00B054B7" w:rsidRPr="00583670">
              <w:rPr>
                <w:rStyle w:val="Hyperlink"/>
                <w:noProof/>
                <w:lang w:val="en-GB"/>
              </w:rPr>
              <w:t>6.2.</w:t>
            </w:r>
            <w:r w:rsidR="00B054B7">
              <w:rPr>
                <w:rFonts w:eastAsiaTheme="minorEastAsia" w:cstheme="minorBidi"/>
                <w:i w:val="0"/>
                <w:iCs w:val="0"/>
                <w:noProof/>
                <w:szCs w:val="24"/>
              </w:rPr>
              <w:tab/>
            </w:r>
            <w:r w:rsidR="00B054B7" w:rsidRPr="00583670">
              <w:rPr>
                <w:rStyle w:val="Hyperlink"/>
                <w:noProof/>
                <w:lang w:val="en-GB"/>
              </w:rPr>
              <w:t>Unity multiplayer networking solutions comparison</w:t>
            </w:r>
            <w:r w:rsidR="00B054B7">
              <w:rPr>
                <w:noProof/>
                <w:webHidden/>
              </w:rPr>
              <w:tab/>
            </w:r>
            <w:r w:rsidR="00B054B7">
              <w:rPr>
                <w:noProof/>
                <w:webHidden/>
              </w:rPr>
              <w:fldChar w:fldCharType="begin"/>
            </w:r>
            <w:r w:rsidR="00B054B7">
              <w:rPr>
                <w:noProof/>
                <w:webHidden/>
              </w:rPr>
              <w:instrText xml:space="preserve"> PAGEREF _Toc93849305 \h </w:instrText>
            </w:r>
            <w:r w:rsidR="00B054B7">
              <w:rPr>
                <w:noProof/>
                <w:webHidden/>
              </w:rPr>
            </w:r>
            <w:r w:rsidR="00B054B7">
              <w:rPr>
                <w:noProof/>
                <w:webHidden/>
              </w:rPr>
              <w:fldChar w:fldCharType="separate"/>
            </w:r>
            <w:r w:rsidR="00B054B7">
              <w:rPr>
                <w:noProof/>
                <w:webHidden/>
              </w:rPr>
              <w:t>29</w:t>
            </w:r>
            <w:r w:rsidR="00B054B7">
              <w:rPr>
                <w:noProof/>
                <w:webHidden/>
              </w:rPr>
              <w:fldChar w:fldCharType="end"/>
            </w:r>
          </w:hyperlink>
        </w:p>
        <w:p w14:paraId="45C95393" w14:textId="218EFC0F" w:rsidR="00B054B7" w:rsidRDefault="00473025">
          <w:pPr>
            <w:pStyle w:val="TOC3"/>
            <w:tabs>
              <w:tab w:val="left" w:pos="1200"/>
              <w:tab w:val="right" w:leader="dot" w:pos="9062"/>
            </w:tabs>
            <w:rPr>
              <w:rFonts w:eastAsiaTheme="minorEastAsia" w:cstheme="minorBidi"/>
              <w:i w:val="0"/>
              <w:iCs w:val="0"/>
              <w:noProof/>
              <w:szCs w:val="24"/>
            </w:rPr>
          </w:pPr>
          <w:hyperlink w:anchor="_Toc93849306" w:history="1">
            <w:r w:rsidR="00B054B7" w:rsidRPr="00583670">
              <w:rPr>
                <w:rStyle w:val="Hyperlink"/>
                <w:noProof/>
                <w:lang w:val="en-GB"/>
              </w:rPr>
              <w:t>6.3.</w:t>
            </w:r>
            <w:r w:rsidR="00B054B7">
              <w:rPr>
                <w:rFonts w:eastAsiaTheme="minorEastAsia" w:cstheme="minorBidi"/>
                <w:i w:val="0"/>
                <w:iCs w:val="0"/>
                <w:noProof/>
                <w:szCs w:val="24"/>
              </w:rPr>
              <w:tab/>
            </w:r>
            <w:r w:rsidR="00B054B7" w:rsidRPr="00583670">
              <w:rPr>
                <w:rStyle w:val="Hyperlink"/>
                <w:noProof/>
                <w:lang w:val="en-GB"/>
              </w:rPr>
              <w:t>Connection states</w:t>
            </w:r>
            <w:r w:rsidR="00B054B7">
              <w:rPr>
                <w:noProof/>
                <w:webHidden/>
              </w:rPr>
              <w:tab/>
            </w:r>
            <w:r w:rsidR="00B054B7">
              <w:rPr>
                <w:noProof/>
                <w:webHidden/>
              </w:rPr>
              <w:fldChar w:fldCharType="begin"/>
            </w:r>
            <w:r w:rsidR="00B054B7">
              <w:rPr>
                <w:noProof/>
                <w:webHidden/>
              </w:rPr>
              <w:instrText xml:space="preserve"> PAGEREF _Toc93849306 \h </w:instrText>
            </w:r>
            <w:r w:rsidR="00B054B7">
              <w:rPr>
                <w:noProof/>
                <w:webHidden/>
              </w:rPr>
            </w:r>
            <w:r w:rsidR="00B054B7">
              <w:rPr>
                <w:noProof/>
                <w:webHidden/>
              </w:rPr>
              <w:fldChar w:fldCharType="separate"/>
            </w:r>
            <w:r w:rsidR="00B054B7">
              <w:rPr>
                <w:noProof/>
                <w:webHidden/>
              </w:rPr>
              <w:t>30</w:t>
            </w:r>
            <w:r w:rsidR="00B054B7">
              <w:rPr>
                <w:noProof/>
                <w:webHidden/>
              </w:rPr>
              <w:fldChar w:fldCharType="end"/>
            </w:r>
          </w:hyperlink>
        </w:p>
        <w:p w14:paraId="5798082A" w14:textId="3EFD6B13" w:rsidR="00B054B7" w:rsidRDefault="00473025">
          <w:pPr>
            <w:pStyle w:val="TOC3"/>
            <w:tabs>
              <w:tab w:val="left" w:pos="1200"/>
              <w:tab w:val="right" w:leader="dot" w:pos="9062"/>
            </w:tabs>
            <w:rPr>
              <w:rFonts w:eastAsiaTheme="minorEastAsia" w:cstheme="minorBidi"/>
              <w:i w:val="0"/>
              <w:iCs w:val="0"/>
              <w:noProof/>
              <w:szCs w:val="24"/>
            </w:rPr>
          </w:pPr>
          <w:hyperlink w:anchor="_Toc93849307" w:history="1">
            <w:r w:rsidR="00B054B7" w:rsidRPr="00583670">
              <w:rPr>
                <w:rStyle w:val="Hyperlink"/>
                <w:noProof/>
                <w:lang w:val="en-GB"/>
              </w:rPr>
              <w:t>6.4.</w:t>
            </w:r>
            <w:r w:rsidR="00B054B7">
              <w:rPr>
                <w:rFonts w:eastAsiaTheme="minorEastAsia" w:cstheme="minorBidi"/>
                <w:i w:val="0"/>
                <w:iCs w:val="0"/>
                <w:noProof/>
                <w:szCs w:val="24"/>
              </w:rPr>
              <w:tab/>
            </w:r>
            <w:r w:rsidR="00B054B7" w:rsidRPr="00583670">
              <w:rPr>
                <w:rStyle w:val="Hyperlink"/>
                <w:noProof/>
                <w:lang w:val="en-GB"/>
              </w:rPr>
              <w:t>WebSocket protocol</w:t>
            </w:r>
            <w:r w:rsidR="00B054B7">
              <w:rPr>
                <w:noProof/>
                <w:webHidden/>
              </w:rPr>
              <w:tab/>
            </w:r>
            <w:r w:rsidR="00B054B7">
              <w:rPr>
                <w:noProof/>
                <w:webHidden/>
              </w:rPr>
              <w:fldChar w:fldCharType="begin"/>
            </w:r>
            <w:r w:rsidR="00B054B7">
              <w:rPr>
                <w:noProof/>
                <w:webHidden/>
              </w:rPr>
              <w:instrText xml:space="preserve"> PAGEREF _Toc93849307 \h </w:instrText>
            </w:r>
            <w:r w:rsidR="00B054B7">
              <w:rPr>
                <w:noProof/>
                <w:webHidden/>
              </w:rPr>
            </w:r>
            <w:r w:rsidR="00B054B7">
              <w:rPr>
                <w:noProof/>
                <w:webHidden/>
              </w:rPr>
              <w:fldChar w:fldCharType="separate"/>
            </w:r>
            <w:r w:rsidR="00B054B7">
              <w:rPr>
                <w:noProof/>
                <w:webHidden/>
              </w:rPr>
              <w:t>30</w:t>
            </w:r>
            <w:r w:rsidR="00B054B7">
              <w:rPr>
                <w:noProof/>
                <w:webHidden/>
              </w:rPr>
              <w:fldChar w:fldCharType="end"/>
            </w:r>
          </w:hyperlink>
        </w:p>
        <w:p w14:paraId="7E7E2452" w14:textId="16A92DBF" w:rsidR="00B054B7" w:rsidRDefault="00473025">
          <w:pPr>
            <w:pStyle w:val="TOC3"/>
            <w:tabs>
              <w:tab w:val="left" w:pos="1200"/>
              <w:tab w:val="right" w:leader="dot" w:pos="9062"/>
            </w:tabs>
            <w:rPr>
              <w:rFonts w:eastAsiaTheme="minorEastAsia" w:cstheme="minorBidi"/>
              <w:i w:val="0"/>
              <w:iCs w:val="0"/>
              <w:noProof/>
              <w:szCs w:val="24"/>
            </w:rPr>
          </w:pPr>
          <w:hyperlink w:anchor="_Toc93849308" w:history="1">
            <w:r w:rsidR="00B054B7" w:rsidRPr="00583670">
              <w:rPr>
                <w:rStyle w:val="Hyperlink"/>
                <w:noProof/>
                <w:lang w:val="en-GB"/>
              </w:rPr>
              <w:t>6.5.</w:t>
            </w:r>
            <w:r w:rsidR="00B054B7">
              <w:rPr>
                <w:rFonts w:eastAsiaTheme="minorEastAsia" w:cstheme="minorBidi"/>
                <w:i w:val="0"/>
                <w:iCs w:val="0"/>
                <w:noProof/>
                <w:szCs w:val="24"/>
              </w:rPr>
              <w:tab/>
            </w:r>
            <w:r w:rsidR="00B054B7" w:rsidRPr="00583670">
              <w:rPr>
                <w:rStyle w:val="Hyperlink"/>
                <w:noProof/>
                <w:lang w:val="en-GB"/>
              </w:rPr>
              <w:t>JSON-RPC</w:t>
            </w:r>
            <w:r w:rsidR="00B054B7">
              <w:rPr>
                <w:noProof/>
                <w:webHidden/>
              </w:rPr>
              <w:tab/>
            </w:r>
            <w:r w:rsidR="00B054B7">
              <w:rPr>
                <w:noProof/>
                <w:webHidden/>
              </w:rPr>
              <w:fldChar w:fldCharType="begin"/>
            </w:r>
            <w:r w:rsidR="00B054B7">
              <w:rPr>
                <w:noProof/>
                <w:webHidden/>
              </w:rPr>
              <w:instrText xml:space="preserve"> PAGEREF _Toc93849308 \h </w:instrText>
            </w:r>
            <w:r w:rsidR="00B054B7">
              <w:rPr>
                <w:noProof/>
                <w:webHidden/>
              </w:rPr>
            </w:r>
            <w:r w:rsidR="00B054B7">
              <w:rPr>
                <w:noProof/>
                <w:webHidden/>
              </w:rPr>
              <w:fldChar w:fldCharType="separate"/>
            </w:r>
            <w:r w:rsidR="00B054B7">
              <w:rPr>
                <w:noProof/>
                <w:webHidden/>
              </w:rPr>
              <w:t>32</w:t>
            </w:r>
            <w:r w:rsidR="00B054B7">
              <w:rPr>
                <w:noProof/>
                <w:webHidden/>
              </w:rPr>
              <w:fldChar w:fldCharType="end"/>
            </w:r>
          </w:hyperlink>
        </w:p>
        <w:p w14:paraId="484461AA" w14:textId="46C4FB49" w:rsidR="00B054B7" w:rsidRDefault="00473025">
          <w:pPr>
            <w:pStyle w:val="TOC3"/>
            <w:tabs>
              <w:tab w:val="left" w:pos="1200"/>
              <w:tab w:val="right" w:leader="dot" w:pos="9062"/>
            </w:tabs>
            <w:rPr>
              <w:rFonts w:eastAsiaTheme="minorEastAsia" w:cstheme="minorBidi"/>
              <w:i w:val="0"/>
              <w:iCs w:val="0"/>
              <w:noProof/>
              <w:szCs w:val="24"/>
            </w:rPr>
          </w:pPr>
          <w:hyperlink w:anchor="_Toc93849309" w:history="1">
            <w:r w:rsidR="00B054B7" w:rsidRPr="00583670">
              <w:rPr>
                <w:rStyle w:val="Hyperlink"/>
                <w:noProof/>
                <w:lang w:val="en-GB"/>
              </w:rPr>
              <w:t>6.6.</w:t>
            </w:r>
            <w:r w:rsidR="00B054B7">
              <w:rPr>
                <w:rFonts w:eastAsiaTheme="minorEastAsia" w:cstheme="minorBidi"/>
                <w:i w:val="0"/>
                <w:iCs w:val="0"/>
                <w:noProof/>
                <w:szCs w:val="24"/>
              </w:rPr>
              <w:tab/>
            </w:r>
            <w:r w:rsidR="00B054B7" w:rsidRPr="00583670">
              <w:rPr>
                <w:rStyle w:val="Hyperlink"/>
                <w:noProof/>
                <w:lang w:val="en-GB"/>
              </w:rPr>
              <w:t>Backend server</w:t>
            </w:r>
            <w:r w:rsidR="00B054B7">
              <w:rPr>
                <w:noProof/>
                <w:webHidden/>
              </w:rPr>
              <w:tab/>
            </w:r>
            <w:r w:rsidR="00B054B7">
              <w:rPr>
                <w:noProof/>
                <w:webHidden/>
              </w:rPr>
              <w:fldChar w:fldCharType="begin"/>
            </w:r>
            <w:r w:rsidR="00B054B7">
              <w:rPr>
                <w:noProof/>
                <w:webHidden/>
              </w:rPr>
              <w:instrText xml:space="preserve"> PAGEREF _Toc93849309 \h </w:instrText>
            </w:r>
            <w:r w:rsidR="00B054B7">
              <w:rPr>
                <w:noProof/>
                <w:webHidden/>
              </w:rPr>
            </w:r>
            <w:r w:rsidR="00B054B7">
              <w:rPr>
                <w:noProof/>
                <w:webHidden/>
              </w:rPr>
              <w:fldChar w:fldCharType="separate"/>
            </w:r>
            <w:r w:rsidR="00B054B7">
              <w:rPr>
                <w:noProof/>
                <w:webHidden/>
              </w:rPr>
              <w:t>36</w:t>
            </w:r>
            <w:r w:rsidR="00B054B7">
              <w:rPr>
                <w:noProof/>
                <w:webHidden/>
              </w:rPr>
              <w:fldChar w:fldCharType="end"/>
            </w:r>
          </w:hyperlink>
        </w:p>
        <w:p w14:paraId="0263849D" w14:textId="37FCBE2D" w:rsidR="00B054B7" w:rsidRDefault="00473025">
          <w:pPr>
            <w:pStyle w:val="TOC3"/>
            <w:tabs>
              <w:tab w:val="left" w:pos="1200"/>
              <w:tab w:val="right" w:leader="dot" w:pos="9062"/>
            </w:tabs>
            <w:rPr>
              <w:rFonts w:eastAsiaTheme="minorEastAsia" w:cstheme="minorBidi"/>
              <w:i w:val="0"/>
              <w:iCs w:val="0"/>
              <w:noProof/>
              <w:szCs w:val="24"/>
            </w:rPr>
          </w:pPr>
          <w:hyperlink w:anchor="_Toc93849310" w:history="1">
            <w:r w:rsidR="00B054B7" w:rsidRPr="00583670">
              <w:rPr>
                <w:rStyle w:val="Hyperlink"/>
                <w:noProof/>
                <w:lang w:val="en-GB"/>
              </w:rPr>
              <w:t>6.7.</w:t>
            </w:r>
            <w:r w:rsidR="00B054B7">
              <w:rPr>
                <w:rFonts w:eastAsiaTheme="minorEastAsia" w:cstheme="minorBidi"/>
                <w:i w:val="0"/>
                <w:iCs w:val="0"/>
                <w:noProof/>
                <w:szCs w:val="24"/>
              </w:rPr>
              <w:tab/>
            </w:r>
            <w:r w:rsidR="00B054B7" w:rsidRPr="00583670">
              <w:rPr>
                <w:rStyle w:val="Hyperlink"/>
                <w:noProof/>
                <w:lang w:val="en-GB"/>
              </w:rPr>
              <w:t>Client-Server API</w:t>
            </w:r>
            <w:r w:rsidR="00B054B7">
              <w:rPr>
                <w:noProof/>
                <w:webHidden/>
              </w:rPr>
              <w:tab/>
            </w:r>
            <w:r w:rsidR="00B054B7">
              <w:rPr>
                <w:noProof/>
                <w:webHidden/>
              </w:rPr>
              <w:fldChar w:fldCharType="begin"/>
            </w:r>
            <w:r w:rsidR="00B054B7">
              <w:rPr>
                <w:noProof/>
                <w:webHidden/>
              </w:rPr>
              <w:instrText xml:space="preserve"> PAGEREF _Toc93849310 \h </w:instrText>
            </w:r>
            <w:r w:rsidR="00B054B7">
              <w:rPr>
                <w:noProof/>
                <w:webHidden/>
              </w:rPr>
            </w:r>
            <w:r w:rsidR="00B054B7">
              <w:rPr>
                <w:noProof/>
                <w:webHidden/>
              </w:rPr>
              <w:fldChar w:fldCharType="separate"/>
            </w:r>
            <w:r w:rsidR="00B054B7">
              <w:rPr>
                <w:noProof/>
                <w:webHidden/>
              </w:rPr>
              <w:t>37</w:t>
            </w:r>
            <w:r w:rsidR="00B054B7">
              <w:rPr>
                <w:noProof/>
                <w:webHidden/>
              </w:rPr>
              <w:fldChar w:fldCharType="end"/>
            </w:r>
          </w:hyperlink>
        </w:p>
        <w:p w14:paraId="3EE323F2" w14:textId="054B56DC" w:rsidR="00B054B7" w:rsidRDefault="00473025">
          <w:pPr>
            <w:pStyle w:val="TOC3"/>
            <w:tabs>
              <w:tab w:val="left" w:pos="1200"/>
              <w:tab w:val="right" w:leader="dot" w:pos="9062"/>
            </w:tabs>
            <w:rPr>
              <w:rFonts w:eastAsiaTheme="minorEastAsia" w:cstheme="minorBidi"/>
              <w:i w:val="0"/>
              <w:iCs w:val="0"/>
              <w:noProof/>
              <w:szCs w:val="24"/>
            </w:rPr>
          </w:pPr>
          <w:hyperlink w:anchor="_Toc93849311" w:history="1">
            <w:r w:rsidR="00B054B7" w:rsidRPr="00583670">
              <w:rPr>
                <w:rStyle w:val="Hyperlink"/>
                <w:noProof/>
                <w:lang w:val="en-GB"/>
              </w:rPr>
              <w:t>6.8.</w:t>
            </w:r>
            <w:r w:rsidR="00B054B7">
              <w:rPr>
                <w:rFonts w:eastAsiaTheme="minorEastAsia" w:cstheme="minorBidi"/>
                <w:i w:val="0"/>
                <w:iCs w:val="0"/>
                <w:noProof/>
                <w:szCs w:val="24"/>
              </w:rPr>
              <w:tab/>
            </w:r>
            <w:r w:rsidR="00B054B7" w:rsidRPr="00583670">
              <w:rPr>
                <w:rStyle w:val="Hyperlink"/>
                <w:noProof/>
                <w:lang w:val="en-GB"/>
              </w:rPr>
              <w:t>Connection flow</w:t>
            </w:r>
            <w:r w:rsidR="00B054B7">
              <w:rPr>
                <w:noProof/>
                <w:webHidden/>
              </w:rPr>
              <w:tab/>
            </w:r>
            <w:r w:rsidR="00B054B7">
              <w:rPr>
                <w:noProof/>
                <w:webHidden/>
              </w:rPr>
              <w:fldChar w:fldCharType="begin"/>
            </w:r>
            <w:r w:rsidR="00B054B7">
              <w:rPr>
                <w:noProof/>
                <w:webHidden/>
              </w:rPr>
              <w:instrText xml:space="preserve"> PAGEREF _Toc93849311 \h </w:instrText>
            </w:r>
            <w:r w:rsidR="00B054B7">
              <w:rPr>
                <w:noProof/>
                <w:webHidden/>
              </w:rPr>
            </w:r>
            <w:r w:rsidR="00B054B7">
              <w:rPr>
                <w:noProof/>
                <w:webHidden/>
              </w:rPr>
              <w:fldChar w:fldCharType="separate"/>
            </w:r>
            <w:r w:rsidR="00B054B7">
              <w:rPr>
                <w:noProof/>
                <w:webHidden/>
              </w:rPr>
              <w:t>38</w:t>
            </w:r>
            <w:r w:rsidR="00B054B7">
              <w:rPr>
                <w:noProof/>
                <w:webHidden/>
              </w:rPr>
              <w:fldChar w:fldCharType="end"/>
            </w:r>
          </w:hyperlink>
        </w:p>
        <w:p w14:paraId="2AE6DB80" w14:textId="74E4F4AE" w:rsidR="00B054B7" w:rsidRDefault="00473025">
          <w:pPr>
            <w:pStyle w:val="TOC3"/>
            <w:tabs>
              <w:tab w:val="left" w:pos="1200"/>
              <w:tab w:val="right" w:leader="dot" w:pos="9062"/>
            </w:tabs>
            <w:rPr>
              <w:rFonts w:eastAsiaTheme="minorEastAsia" w:cstheme="minorBidi"/>
              <w:i w:val="0"/>
              <w:iCs w:val="0"/>
              <w:noProof/>
              <w:szCs w:val="24"/>
            </w:rPr>
          </w:pPr>
          <w:hyperlink w:anchor="_Toc93849312" w:history="1">
            <w:r w:rsidR="00B054B7" w:rsidRPr="00583670">
              <w:rPr>
                <w:rStyle w:val="Hyperlink"/>
                <w:noProof/>
                <w:lang w:val="en-GB"/>
              </w:rPr>
              <w:t>6.9.</w:t>
            </w:r>
            <w:r w:rsidR="00B054B7">
              <w:rPr>
                <w:rFonts w:eastAsiaTheme="minorEastAsia" w:cstheme="minorBidi"/>
                <w:i w:val="0"/>
                <w:iCs w:val="0"/>
                <w:noProof/>
                <w:szCs w:val="24"/>
              </w:rPr>
              <w:tab/>
            </w:r>
            <w:r w:rsidR="00B054B7" w:rsidRPr="00583670">
              <w:rPr>
                <w:rStyle w:val="Hyperlink"/>
                <w:noProof/>
                <w:lang w:val="en-GB"/>
              </w:rPr>
              <w:t>Game flow</w:t>
            </w:r>
            <w:r w:rsidR="00B054B7">
              <w:rPr>
                <w:noProof/>
                <w:webHidden/>
              </w:rPr>
              <w:tab/>
            </w:r>
            <w:r w:rsidR="00B054B7">
              <w:rPr>
                <w:noProof/>
                <w:webHidden/>
              </w:rPr>
              <w:fldChar w:fldCharType="begin"/>
            </w:r>
            <w:r w:rsidR="00B054B7">
              <w:rPr>
                <w:noProof/>
                <w:webHidden/>
              </w:rPr>
              <w:instrText xml:space="preserve"> PAGEREF _Toc93849312 \h </w:instrText>
            </w:r>
            <w:r w:rsidR="00B054B7">
              <w:rPr>
                <w:noProof/>
                <w:webHidden/>
              </w:rPr>
            </w:r>
            <w:r w:rsidR="00B054B7">
              <w:rPr>
                <w:noProof/>
                <w:webHidden/>
              </w:rPr>
              <w:fldChar w:fldCharType="separate"/>
            </w:r>
            <w:r w:rsidR="00B054B7">
              <w:rPr>
                <w:noProof/>
                <w:webHidden/>
              </w:rPr>
              <w:t>40</w:t>
            </w:r>
            <w:r w:rsidR="00B054B7">
              <w:rPr>
                <w:noProof/>
                <w:webHidden/>
              </w:rPr>
              <w:fldChar w:fldCharType="end"/>
            </w:r>
          </w:hyperlink>
        </w:p>
        <w:p w14:paraId="757F8D25" w14:textId="7A8E2599" w:rsidR="00B054B7" w:rsidRDefault="00473025">
          <w:pPr>
            <w:pStyle w:val="TOC2"/>
            <w:tabs>
              <w:tab w:val="left" w:pos="800"/>
              <w:tab w:val="right" w:leader="dot" w:pos="9062"/>
            </w:tabs>
            <w:rPr>
              <w:rFonts w:eastAsiaTheme="minorEastAsia" w:cstheme="minorBidi"/>
              <w:smallCaps w:val="0"/>
              <w:noProof/>
              <w:szCs w:val="24"/>
            </w:rPr>
          </w:pPr>
          <w:hyperlink w:anchor="_Toc93849313" w:history="1">
            <w:r w:rsidR="00B054B7" w:rsidRPr="00583670">
              <w:rPr>
                <w:rStyle w:val="Hyperlink"/>
                <w:noProof/>
                <w:lang w:val="en-GB"/>
              </w:rPr>
              <w:t>7.</w:t>
            </w:r>
            <w:r w:rsidR="00B054B7">
              <w:rPr>
                <w:rFonts w:eastAsiaTheme="minorEastAsia" w:cstheme="minorBidi"/>
                <w:smallCaps w:val="0"/>
                <w:noProof/>
                <w:szCs w:val="24"/>
              </w:rPr>
              <w:tab/>
            </w:r>
            <w:r w:rsidR="00B054B7" w:rsidRPr="00583670">
              <w:rPr>
                <w:rStyle w:val="Hyperlink"/>
                <w:noProof/>
                <w:lang w:val="en-GB"/>
              </w:rPr>
              <w:t>Conclusion</w:t>
            </w:r>
            <w:r w:rsidR="00B054B7">
              <w:rPr>
                <w:noProof/>
                <w:webHidden/>
              </w:rPr>
              <w:tab/>
            </w:r>
            <w:r w:rsidR="00B054B7">
              <w:rPr>
                <w:noProof/>
                <w:webHidden/>
              </w:rPr>
              <w:fldChar w:fldCharType="begin"/>
            </w:r>
            <w:r w:rsidR="00B054B7">
              <w:rPr>
                <w:noProof/>
                <w:webHidden/>
              </w:rPr>
              <w:instrText xml:space="preserve"> PAGEREF _Toc93849313 \h </w:instrText>
            </w:r>
            <w:r w:rsidR="00B054B7">
              <w:rPr>
                <w:noProof/>
                <w:webHidden/>
              </w:rPr>
            </w:r>
            <w:r w:rsidR="00B054B7">
              <w:rPr>
                <w:noProof/>
                <w:webHidden/>
              </w:rPr>
              <w:fldChar w:fldCharType="separate"/>
            </w:r>
            <w:r w:rsidR="00B054B7">
              <w:rPr>
                <w:noProof/>
                <w:webHidden/>
              </w:rPr>
              <w:t>42</w:t>
            </w:r>
            <w:r w:rsidR="00B054B7">
              <w:rPr>
                <w:noProof/>
                <w:webHidden/>
              </w:rPr>
              <w:fldChar w:fldCharType="end"/>
            </w:r>
          </w:hyperlink>
        </w:p>
        <w:p w14:paraId="3956C7DE" w14:textId="76DD7E49" w:rsidR="00B054B7" w:rsidRDefault="00473025">
          <w:pPr>
            <w:pStyle w:val="TOC2"/>
            <w:tabs>
              <w:tab w:val="left" w:pos="800"/>
              <w:tab w:val="right" w:leader="dot" w:pos="9062"/>
            </w:tabs>
            <w:rPr>
              <w:rFonts w:eastAsiaTheme="minorEastAsia" w:cstheme="minorBidi"/>
              <w:smallCaps w:val="0"/>
              <w:noProof/>
              <w:szCs w:val="24"/>
            </w:rPr>
          </w:pPr>
          <w:hyperlink w:anchor="_Toc93849314" w:history="1">
            <w:r w:rsidR="00B054B7" w:rsidRPr="00583670">
              <w:rPr>
                <w:rStyle w:val="Hyperlink"/>
                <w:noProof/>
              </w:rPr>
              <w:t>8.</w:t>
            </w:r>
            <w:r w:rsidR="00B054B7">
              <w:rPr>
                <w:rFonts w:eastAsiaTheme="minorEastAsia" w:cstheme="minorBidi"/>
                <w:smallCaps w:val="0"/>
                <w:noProof/>
                <w:szCs w:val="24"/>
              </w:rPr>
              <w:tab/>
            </w:r>
            <w:r w:rsidR="00B054B7" w:rsidRPr="00583670">
              <w:rPr>
                <w:rStyle w:val="Hyperlink"/>
                <w:noProof/>
              </w:rPr>
              <w:t>Bibliography</w:t>
            </w:r>
            <w:r w:rsidR="00B054B7">
              <w:rPr>
                <w:noProof/>
                <w:webHidden/>
              </w:rPr>
              <w:tab/>
            </w:r>
            <w:r w:rsidR="00B054B7">
              <w:rPr>
                <w:noProof/>
                <w:webHidden/>
              </w:rPr>
              <w:fldChar w:fldCharType="begin"/>
            </w:r>
            <w:r w:rsidR="00B054B7">
              <w:rPr>
                <w:noProof/>
                <w:webHidden/>
              </w:rPr>
              <w:instrText xml:space="preserve"> PAGEREF _Toc93849314 \h </w:instrText>
            </w:r>
            <w:r w:rsidR="00B054B7">
              <w:rPr>
                <w:noProof/>
                <w:webHidden/>
              </w:rPr>
            </w:r>
            <w:r w:rsidR="00B054B7">
              <w:rPr>
                <w:noProof/>
                <w:webHidden/>
              </w:rPr>
              <w:fldChar w:fldCharType="separate"/>
            </w:r>
            <w:r w:rsidR="00B054B7">
              <w:rPr>
                <w:noProof/>
                <w:webHidden/>
              </w:rPr>
              <w:t>44</w:t>
            </w:r>
            <w:r w:rsidR="00B054B7">
              <w:rPr>
                <w:noProof/>
                <w:webHidden/>
              </w:rPr>
              <w:fldChar w:fldCharType="end"/>
            </w:r>
          </w:hyperlink>
        </w:p>
        <w:p w14:paraId="18892946" w14:textId="513E5A34" w:rsidR="00151957" w:rsidRPr="002003A2" w:rsidRDefault="00151957" w:rsidP="0045762E">
          <w:pPr>
            <w:spacing w:line="276" w:lineRule="auto"/>
            <w:rPr>
              <w:lang w:val="en-GB"/>
            </w:rPr>
          </w:pPr>
          <w:r w:rsidRPr="002003A2">
            <w:rPr>
              <w:b/>
              <w:bCs/>
              <w:noProof/>
              <w:lang w:val="en-GB"/>
            </w:rPr>
            <w:fldChar w:fldCharType="end"/>
          </w:r>
        </w:p>
      </w:sdtContent>
    </w:sdt>
    <w:p w14:paraId="7C1468F9" w14:textId="77777777" w:rsidR="00151957" w:rsidRPr="002003A2" w:rsidRDefault="00151957" w:rsidP="0045762E">
      <w:pPr>
        <w:spacing w:line="276" w:lineRule="auto"/>
        <w:jc w:val="center"/>
        <w:rPr>
          <w:sz w:val="22"/>
          <w:szCs w:val="22"/>
          <w:lang w:val="en-GB"/>
        </w:rPr>
      </w:pPr>
    </w:p>
    <w:p w14:paraId="5013058D" w14:textId="36CC8BD7" w:rsidR="007E7AE9" w:rsidRPr="002003A2" w:rsidRDefault="007E7AE9" w:rsidP="0045762E">
      <w:pPr>
        <w:pStyle w:val="Heading2"/>
        <w:pageBreakBefore/>
        <w:spacing w:line="276" w:lineRule="auto"/>
        <w:ind w:left="357" w:hanging="357"/>
        <w:rPr>
          <w:lang w:val="en-GB"/>
        </w:rPr>
      </w:pPr>
      <w:bookmarkStart w:id="0" w:name="_Toc93849279"/>
      <w:r w:rsidRPr="002003A2">
        <w:rPr>
          <w:lang w:val="en-GB"/>
        </w:rPr>
        <w:lastRenderedPageBreak/>
        <w:t>Introduction</w:t>
      </w:r>
      <w:bookmarkEnd w:id="0"/>
    </w:p>
    <w:p w14:paraId="4D3C7BC2" w14:textId="6A26940B" w:rsidR="002003A2" w:rsidRPr="00C70DA3" w:rsidRDefault="002003A2" w:rsidP="00A95BEE">
      <w:pPr>
        <w:pStyle w:val="NormalText"/>
      </w:pPr>
      <w:r w:rsidRPr="00C70DA3">
        <w:t xml:space="preserve">The landscape of multiplayer solutions for the Unity game engine is fast evolving. There are numerous official and unofficial frameworks that aid developers in adding multiplayer functionality to their games. </w:t>
      </w:r>
      <w:proofErr w:type="gramStart"/>
      <w:r w:rsidRPr="00C70DA3">
        <w:t>The majority of</w:t>
      </w:r>
      <w:proofErr w:type="gramEnd"/>
      <w:r w:rsidRPr="00C70DA3">
        <w:t xml:space="preserve"> those solutions aim to be general purpose and as such are optimized towards fast-paced games like first-person shooters. In the context of a turn-based game this leads to increased complexity and load on the game’s infrastructure.</w:t>
      </w:r>
    </w:p>
    <w:p w14:paraId="601D91B1" w14:textId="10D4D007" w:rsidR="00D16EFF" w:rsidRPr="00C70DA3" w:rsidRDefault="00D16EFF" w:rsidP="00A95BEE">
      <w:pPr>
        <w:pStyle w:val="NormalText"/>
      </w:pPr>
      <w:r w:rsidRPr="00C70DA3">
        <w:t xml:space="preserve">This work focuses on a creation </w:t>
      </w:r>
      <w:r w:rsidR="00F02562" w:rsidRPr="00C70DA3">
        <w:t xml:space="preserve">of a custom networking protocol tailored for a turn-based game. </w:t>
      </w:r>
      <w:r w:rsidR="002003A2" w:rsidRPr="00C70DA3">
        <w:t xml:space="preserve">It explores how the game’s logic can be extracted into an engine-independent code. This work describes how a more-performant and simpler backend server could be built in such case. </w:t>
      </w:r>
    </w:p>
    <w:p w14:paraId="692E3B18" w14:textId="23C73C21" w:rsidR="007E7AE9" w:rsidRPr="00C70DA3" w:rsidRDefault="00D16EFF" w:rsidP="00A95BEE">
      <w:pPr>
        <w:pStyle w:val="NormalText"/>
        <w:rPr>
          <w:lang w:val="pl-PL"/>
        </w:rPr>
      </w:pPr>
      <w:r w:rsidRPr="00C70DA3">
        <w:t>List of goals:</w:t>
      </w:r>
    </w:p>
    <w:p w14:paraId="343AD8B1" w14:textId="70EF40E4" w:rsidR="00D16EFF" w:rsidRPr="00C70DA3" w:rsidRDefault="00D16EFF" w:rsidP="00A95BEE">
      <w:pPr>
        <w:pStyle w:val="NormalText"/>
        <w:numPr>
          <w:ilvl w:val="0"/>
          <w:numId w:val="31"/>
        </w:numPr>
      </w:pPr>
      <w:r w:rsidRPr="00C70DA3">
        <w:t>Design and implement a client-server networking protocol for a turn-based game on a Unity engine.</w:t>
      </w:r>
    </w:p>
    <w:p w14:paraId="25995E25" w14:textId="026B60D4" w:rsidR="009C2FB0" w:rsidRPr="00C70DA3" w:rsidRDefault="009C2FB0" w:rsidP="009C2FB0">
      <w:pPr>
        <w:pStyle w:val="BodyText"/>
        <w:numPr>
          <w:ilvl w:val="0"/>
          <w:numId w:val="31"/>
        </w:numPr>
        <w:rPr>
          <w:lang w:val="en-GB"/>
        </w:rPr>
      </w:pPr>
      <w:r w:rsidRPr="00C70DA3">
        <w:rPr>
          <w:lang w:val="en-GB"/>
        </w:rPr>
        <w:t>Have the networking implementation be compatible with modern browsers allowing for web distribution of the game.</w:t>
      </w:r>
    </w:p>
    <w:p w14:paraId="1BD1AF16" w14:textId="22385A2B" w:rsidR="00D16EFF" w:rsidRPr="00C70DA3" w:rsidRDefault="00D16EFF" w:rsidP="00A95BEE">
      <w:pPr>
        <w:pStyle w:val="NormalText"/>
        <w:numPr>
          <w:ilvl w:val="0"/>
          <w:numId w:val="31"/>
        </w:numPr>
      </w:pPr>
      <w:r w:rsidRPr="00C70DA3">
        <w:t>Compare the implementation with the existing solutions available.</w:t>
      </w:r>
    </w:p>
    <w:p w14:paraId="66E7F18B" w14:textId="17E5F41F" w:rsidR="00D16EFF" w:rsidRPr="00C70DA3" w:rsidRDefault="00D16EFF" w:rsidP="00A95BEE">
      <w:pPr>
        <w:pStyle w:val="NormalText"/>
        <w:numPr>
          <w:ilvl w:val="0"/>
          <w:numId w:val="31"/>
        </w:numPr>
      </w:pPr>
      <w:r w:rsidRPr="00C70DA3">
        <w:t>Evaluate the impact on the complexity and performance of the client and the server.</w:t>
      </w:r>
    </w:p>
    <w:p w14:paraId="6BD2FC49" w14:textId="4E6C648A" w:rsidR="00D16EFF" w:rsidRPr="00C70DA3" w:rsidRDefault="00D16EFF" w:rsidP="00A95BEE">
      <w:pPr>
        <w:pStyle w:val="NormalText"/>
        <w:numPr>
          <w:ilvl w:val="0"/>
          <w:numId w:val="31"/>
        </w:numPr>
      </w:pPr>
      <w:r w:rsidRPr="00C70DA3">
        <w:t>Research deployment and distribution options for the game client and backend infrastructure.</w:t>
      </w:r>
    </w:p>
    <w:p w14:paraId="2F59E27E" w14:textId="1372BAB9" w:rsidR="00D16EFF" w:rsidRPr="00C70DA3" w:rsidRDefault="00D16EFF" w:rsidP="00A95BEE">
      <w:pPr>
        <w:pStyle w:val="NormalText"/>
      </w:pPr>
      <w:r w:rsidRPr="00C70DA3">
        <w:t>List of technologies used:</w:t>
      </w:r>
    </w:p>
    <w:p w14:paraId="337215C3" w14:textId="5696A005" w:rsidR="00D16EFF" w:rsidRPr="00C70DA3" w:rsidRDefault="00D16EFF" w:rsidP="00A95BEE">
      <w:pPr>
        <w:pStyle w:val="NormalText"/>
        <w:numPr>
          <w:ilvl w:val="0"/>
          <w:numId w:val="32"/>
        </w:numPr>
      </w:pPr>
      <w:r w:rsidRPr="00C70DA3">
        <w:t>Unity game engine.</w:t>
      </w:r>
    </w:p>
    <w:p w14:paraId="555E2E3D" w14:textId="6B85C42E" w:rsidR="00D16EFF" w:rsidRPr="00C70DA3" w:rsidRDefault="00D16EFF" w:rsidP="00A95BEE">
      <w:pPr>
        <w:pStyle w:val="NormalText"/>
        <w:numPr>
          <w:ilvl w:val="0"/>
          <w:numId w:val="32"/>
        </w:numPr>
      </w:pPr>
      <w:r w:rsidRPr="00C70DA3">
        <w:t>.NET Core runtime and SDK.</w:t>
      </w:r>
    </w:p>
    <w:p w14:paraId="63480461" w14:textId="4DE0077B" w:rsidR="00D16EFF" w:rsidRPr="00C70DA3" w:rsidRDefault="00D16EFF" w:rsidP="00A95BEE">
      <w:pPr>
        <w:pStyle w:val="NormalText"/>
        <w:numPr>
          <w:ilvl w:val="0"/>
          <w:numId w:val="32"/>
        </w:numPr>
      </w:pPr>
      <w:r w:rsidRPr="00C70DA3">
        <w:t>WebSocket protocol as well as client and server implementations.</w:t>
      </w:r>
    </w:p>
    <w:p w14:paraId="0E3AD074" w14:textId="334DCD87" w:rsidR="00D16EFF" w:rsidRPr="00C70DA3" w:rsidRDefault="00D16EFF" w:rsidP="00A95BEE">
      <w:pPr>
        <w:pStyle w:val="NormalText"/>
        <w:numPr>
          <w:ilvl w:val="0"/>
          <w:numId w:val="32"/>
        </w:numPr>
      </w:pPr>
      <w:r w:rsidRPr="00C70DA3">
        <w:t>JSON-RPC 2.0 protocol.</w:t>
      </w:r>
    </w:p>
    <w:p w14:paraId="72F6B50D" w14:textId="77777777" w:rsidR="007E7AE9" w:rsidRPr="002003A2" w:rsidRDefault="007E7AE9" w:rsidP="0045762E">
      <w:pPr>
        <w:pStyle w:val="Heading2"/>
        <w:pageBreakBefore/>
        <w:spacing w:line="276" w:lineRule="auto"/>
        <w:ind w:left="357" w:hanging="357"/>
        <w:rPr>
          <w:lang w:val="en-GB"/>
        </w:rPr>
      </w:pPr>
      <w:bookmarkStart w:id="1" w:name="_Toc93849280"/>
      <w:r w:rsidRPr="002003A2">
        <w:rPr>
          <w:lang w:val="en-GB"/>
        </w:rPr>
        <w:lastRenderedPageBreak/>
        <w:t>Project description</w:t>
      </w:r>
      <w:bookmarkEnd w:id="1"/>
    </w:p>
    <w:p w14:paraId="7D8CB7E5" w14:textId="77777777" w:rsidR="007E7AE9" w:rsidRPr="002003A2" w:rsidRDefault="007E7AE9" w:rsidP="0045762E">
      <w:pPr>
        <w:pStyle w:val="Heading3"/>
        <w:spacing w:line="276" w:lineRule="auto"/>
        <w:rPr>
          <w:lang w:val="en-GB"/>
        </w:rPr>
      </w:pPr>
      <w:bookmarkStart w:id="2" w:name="_Toc93849281"/>
      <w:r w:rsidRPr="002003A2">
        <w:rPr>
          <w:lang w:val="en-GB"/>
        </w:rPr>
        <w:t>Definitions</w:t>
      </w:r>
      <w:bookmarkEnd w:id="2"/>
    </w:p>
    <w:p w14:paraId="1A77B5EB" w14:textId="7DFE68E7" w:rsidR="007E7AE9" w:rsidRPr="00C70DA3" w:rsidRDefault="00827C2E" w:rsidP="00A95BEE">
      <w:pPr>
        <w:pStyle w:val="NormalText"/>
      </w:pPr>
      <w:r w:rsidRPr="00C70DA3">
        <w:t>Computer g</w:t>
      </w:r>
      <w:r w:rsidR="007E7AE9" w:rsidRPr="00C70DA3">
        <w:t xml:space="preserve">ame </w:t>
      </w:r>
      <w:r w:rsidRPr="00C70DA3">
        <w:t>–</w:t>
      </w:r>
      <w:r w:rsidR="007E7AE9" w:rsidRPr="00C70DA3">
        <w:t xml:space="preserve"> </w:t>
      </w:r>
      <w:r w:rsidRPr="00C70DA3">
        <w:t xml:space="preserve">is an application where a player (or </w:t>
      </w:r>
      <w:proofErr w:type="gramStart"/>
      <w:r w:rsidRPr="00C70DA3">
        <w:t>a number of</w:t>
      </w:r>
      <w:proofErr w:type="gramEnd"/>
      <w:r w:rsidRPr="00C70DA3">
        <w:t xml:space="preserve"> players) partakes in an organized form of play. Computer games have a set of rules that are enforced and an objective for player to achieve. They are usually augmented with graphics and sound to give players better immersion into the experience.</w:t>
      </w:r>
    </w:p>
    <w:p w14:paraId="7D8AB73C" w14:textId="369EF66A" w:rsidR="007E7AE9" w:rsidRPr="00C70DA3" w:rsidRDefault="007E7AE9" w:rsidP="00A95BEE">
      <w:pPr>
        <w:pStyle w:val="NormalText"/>
      </w:pPr>
      <w:r w:rsidRPr="00C70DA3">
        <w:t xml:space="preserve">Turn based game </w:t>
      </w:r>
      <w:r w:rsidR="00827C2E" w:rsidRPr="00C70DA3">
        <w:t xml:space="preserve">– a form of a game where players are restricted to making any input only on their turn. During this </w:t>
      </w:r>
      <w:proofErr w:type="gramStart"/>
      <w:r w:rsidR="00827C2E" w:rsidRPr="00C70DA3">
        <w:t>period of time</w:t>
      </w:r>
      <w:proofErr w:type="gramEnd"/>
      <w:r w:rsidR="00827C2E" w:rsidRPr="00C70DA3">
        <w:t xml:space="preserve"> the player has an exclusive control of the game.</w:t>
      </w:r>
    </w:p>
    <w:p w14:paraId="4DA461D9" w14:textId="79DEE87E" w:rsidR="007E7AE9" w:rsidRPr="00C70DA3" w:rsidRDefault="007E7AE9" w:rsidP="00A95BEE">
      <w:pPr>
        <w:pStyle w:val="NormalText"/>
      </w:pPr>
      <w:r w:rsidRPr="00C70DA3">
        <w:t xml:space="preserve">Strategy game </w:t>
      </w:r>
      <w:r w:rsidR="00B1332D" w:rsidRPr="00C70DA3">
        <w:t>–</w:t>
      </w:r>
      <w:r w:rsidRPr="00C70DA3">
        <w:t xml:space="preserve"> </w:t>
      </w:r>
      <w:r w:rsidR="00B1332D" w:rsidRPr="00C70DA3">
        <w:t>is a game with an emphasis on player’s decision</w:t>
      </w:r>
      <w:r w:rsidR="00A95BEE">
        <w:t>-</w:t>
      </w:r>
      <w:r w:rsidR="00B1332D" w:rsidRPr="00C70DA3">
        <w:t xml:space="preserve">making skills. Those games usually require players to think </w:t>
      </w:r>
      <w:proofErr w:type="gramStart"/>
      <w:r w:rsidR="00B1332D" w:rsidRPr="00C70DA3">
        <w:t>a number of</w:t>
      </w:r>
      <w:proofErr w:type="gramEnd"/>
      <w:r w:rsidR="00B1332D" w:rsidRPr="00C70DA3">
        <w:t xml:space="preserve"> moves ahead to determine an optimal strategy with respects to opponent’s responses.</w:t>
      </w:r>
    </w:p>
    <w:p w14:paraId="364A8EC9" w14:textId="18764128" w:rsidR="007E7AE9" w:rsidRPr="00C70DA3" w:rsidRDefault="007E7AE9" w:rsidP="00A95BEE">
      <w:pPr>
        <w:pStyle w:val="NormalText"/>
      </w:pPr>
      <w:r w:rsidRPr="00C70DA3">
        <w:t>Multiplayer</w:t>
      </w:r>
      <w:r w:rsidR="009C3EDA" w:rsidRPr="00C70DA3">
        <w:t xml:space="preserve"> game</w:t>
      </w:r>
      <w:r w:rsidRPr="00C70DA3">
        <w:t xml:space="preserve"> </w:t>
      </w:r>
      <w:r w:rsidR="009C3EDA" w:rsidRPr="00C70DA3">
        <w:t>–</w:t>
      </w:r>
      <w:r w:rsidRPr="00C70DA3">
        <w:t xml:space="preserve"> </w:t>
      </w:r>
      <w:r w:rsidR="009C3EDA" w:rsidRPr="00C70DA3">
        <w:t>is a game where multiple players can play at the same time. This can happen either at the same device locally or by each player having their separate device which are connected via internet.</w:t>
      </w:r>
    </w:p>
    <w:p w14:paraId="0BAE56A7" w14:textId="05C5529F" w:rsidR="00676F41" w:rsidRPr="00C70DA3" w:rsidRDefault="00676F41" w:rsidP="00A95BEE">
      <w:pPr>
        <w:pStyle w:val="NormalText"/>
      </w:pPr>
      <w:r w:rsidRPr="00C70DA3">
        <w:t>Network protocol – a specification of how two or more independent programs communicate over the network. Defines the message encoding, what messages are sent, and in what sequence.</w:t>
      </w:r>
    </w:p>
    <w:p w14:paraId="5E7DF6AB" w14:textId="0B1B0160" w:rsidR="009C2FB0" w:rsidRPr="00C70DA3" w:rsidRDefault="009C2FB0" w:rsidP="00A95BEE">
      <w:pPr>
        <w:pStyle w:val="NormalText"/>
      </w:pPr>
      <w:r w:rsidRPr="00C70DA3">
        <w:t xml:space="preserve">RPC – remote procedure call. </w:t>
      </w:r>
      <w:r w:rsidR="00A95BEE">
        <w:t>It i</w:t>
      </w:r>
      <w:r w:rsidRPr="00C70DA3">
        <w:t xml:space="preserve">s a communication technique for client-server applications, where a client sends a message with a set of parameters and expects to get a response back. This is </w:t>
      </w:r>
      <w:proofErr w:type="gramStart"/>
      <w:r w:rsidRPr="00C70DA3">
        <w:t>similar to</w:t>
      </w:r>
      <w:proofErr w:type="gramEnd"/>
      <w:r w:rsidRPr="00C70DA3">
        <w:t xml:space="preserve"> a normal function call in a computer program, but the </w:t>
      </w:r>
      <w:commentRangeStart w:id="3"/>
      <w:r w:rsidRPr="00C70DA3">
        <w:t>callee</w:t>
      </w:r>
      <w:r w:rsidR="00B603D3">
        <w:t xml:space="preserve"> (the entity being called)</w:t>
      </w:r>
      <w:r w:rsidRPr="00C70DA3">
        <w:t xml:space="preserve"> </w:t>
      </w:r>
      <w:commentRangeEnd w:id="3"/>
      <w:r w:rsidR="00435537">
        <w:rPr>
          <w:rStyle w:val="CommentReference"/>
          <w:lang w:val="en-PL"/>
        </w:rPr>
        <w:commentReference w:id="3"/>
      </w:r>
      <w:r w:rsidRPr="00C70DA3">
        <w:t>is located in a different process or machine and the communication is done via network.</w:t>
      </w:r>
    </w:p>
    <w:p w14:paraId="65547D66" w14:textId="5646A201" w:rsidR="007E7AE9" w:rsidRPr="00C70DA3" w:rsidRDefault="007E7AE9" w:rsidP="00A95BEE">
      <w:pPr>
        <w:pStyle w:val="NormalText"/>
      </w:pPr>
      <w:r w:rsidRPr="00C70DA3">
        <w:t xml:space="preserve">Matchmaking </w:t>
      </w:r>
      <w:r w:rsidR="009C3EDA" w:rsidRPr="00C70DA3">
        <w:t xml:space="preserve">– a service in a context of a multiplayer game of creating game sessions automatically in contrast to players manually choosing the server or other players they play with. This often involves players entering a “Matchmaking queue”, a state where they are </w:t>
      </w:r>
      <w:r w:rsidR="00CA6BED" w:rsidRPr="00C70DA3">
        <w:t xml:space="preserve">waiting for the server to create a game session for them. Matchmaking services can often use different metrics to pair players in a fair way. They may </w:t>
      </w:r>
      <w:proofErr w:type="gramStart"/>
      <w:r w:rsidR="00CA6BED" w:rsidRPr="00C70DA3">
        <w:t>take into account</w:t>
      </w:r>
      <w:proofErr w:type="gramEnd"/>
      <w:r w:rsidR="00CA6BED" w:rsidRPr="00C70DA3">
        <w:t xml:space="preserve"> player’s skill level or the strength of their in-game loadout.</w:t>
      </w:r>
    </w:p>
    <w:p w14:paraId="755B9DB9" w14:textId="6B43CE35" w:rsidR="000A03ED" w:rsidRDefault="007E7AE9" w:rsidP="00A95BEE">
      <w:pPr>
        <w:pStyle w:val="NormalText"/>
      </w:pPr>
      <w:r w:rsidRPr="00C70DA3">
        <w:t xml:space="preserve">Player ranking </w:t>
      </w:r>
      <w:r w:rsidR="00DA6497" w:rsidRPr="00C70DA3">
        <w:t>–</w:t>
      </w:r>
      <w:r w:rsidRPr="00C70DA3">
        <w:t xml:space="preserve"> </w:t>
      </w:r>
      <w:r w:rsidR="00DA6497" w:rsidRPr="00C70DA3">
        <w:t xml:space="preserve">a system of measuring the skill level of the players usually resulting in a numeric value used to position the player among others. The systems can be additive, where a player gets </w:t>
      </w:r>
      <w:proofErr w:type="gramStart"/>
      <w:r w:rsidR="00DA6497" w:rsidRPr="00C70DA3">
        <w:t>a number of</w:t>
      </w:r>
      <w:proofErr w:type="gramEnd"/>
      <w:r w:rsidR="00DA6497" w:rsidRPr="00C70DA3">
        <w:t xml:space="preserve"> “experience points” based on the activity they partake in, or rating-based where points are added for the matches players </w:t>
      </w:r>
      <w:r w:rsidR="00C70DA3" w:rsidRPr="00C70DA3">
        <w:t>win and</w:t>
      </w:r>
      <w:r w:rsidR="00DA6497" w:rsidRPr="00C70DA3">
        <w:t xml:space="preserve"> subtracted for the matches they </w:t>
      </w:r>
      <w:r w:rsidR="00C70DA3" w:rsidRPr="00C70DA3">
        <w:t>lose</w:t>
      </w:r>
      <w:r w:rsidR="00DA6497" w:rsidRPr="00C70DA3">
        <w:t>.</w:t>
      </w:r>
    </w:p>
    <w:p w14:paraId="5EC00EEB" w14:textId="7E3A9A69" w:rsidR="007E7AE9" w:rsidRPr="002003A2" w:rsidRDefault="000A03ED" w:rsidP="0045762E">
      <w:pPr>
        <w:spacing w:line="276" w:lineRule="auto"/>
        <w:rPr>
          <w:lang w:val="en-GB"/>
        </w:rPr>
      </w:pPr>
      <w:r w:rsidRPr="002003A2">
        <w:rPr>
          <w:lang w:val="en-GB"/>
        </w:rPr>
        <w:br w:type="page"/>
      </w:r>
    </w:p>
    <w:p w14:paraId="56BEC315" w14:textId="77777777" w:rsidR="007E7AE9" w:rsidRPr="002003A2" w:rsidRDefault="007E7AE9" w:rsidP="0045762E">
      <w:pPr>
        <w:pStyle w:val="Heading3"/>
        <w:spacing w:line="276" w:lineRule="auto"/>
        <w:rPr>
          <w:lang w:val="en-GB"/>
        </w:rPr>
      </w:pPr>
      <w:bookmarkStart w:id="4" w:name="_Toc93849282"/>
      <w:r w:rsidRPr="002003A2">
        <w:rPr>
          <w:lang w:val="en-GB"/>
        </w:rPr>
        <w:lastRenderedPageBreak/>
        <w:t>Game description</w:t>
      </w:r>
      <w:bookmarkEnd w:id="4"/>
    </w:p>
    <w:p w14:paraId="4796977C" w14:textId="0AC35B0B" w:rsidR="007E7AE9" w:rsidRDefault="00A147AD" w:rsidP="00A95BEE">
      <w:pPr>
        <w:pStyle w:val="NormalText"/>
      </w:pPr>
      <w:r w:rsidRPr="002003A2">
        <w:rPr>
          <w:noProof/>
        </w:rPr>
        <mc:AlternateContent>
          <mc:Choice Requires="wps">
            <w:drawing>
              <wp:anchor distT="0" distB="0" distL="114300" distR="114300" simplePos="0" relativeHeight="251661312" behindDoc="0" locked="0" layoutInCell="1" allowOverlap="1" wp14:anchorId="49CCB0D9" wp14:editId="05EBCF14">
                <wp:simplePos x="0" y="0"/>
                <wp:positionH relativeFrom="column">
                  <wp:posOffset>721009</wp:posOffset>
                </wp:positionH>
                <wp:positionV relativeFrom="paragraph">
                  <wp:posOffset>5710402</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6434753E" w:rsidR="00F512CB" w:rsidRPr="00775291" w:rsidRDefault="00F512CB" w:rsidP="00F512CB">
                            <w:pPr>
                              <w:pStyle w:val="Caption"/>
                              <w:rPr>
                                <w:sz w:val="22"/>
                                <w:szCs w:val="22"/>
                              </w:rPr>
                            </w:pPr>
                            <w:bookmarkStart w:id="5" w:name="_Ref93847736"/>
                            <w:r w:rsidRPr="00F512CB">
                              <w:t xml:space="preserve">Figure </w:t>
                            </w:r>
                            <w:r>
                              <w:fldChar w:fldCharType="begin"/>
                            </w:r>
                            <w:r w:rsidRPr="00F512CB">
                              <w:instrText xml:space="preserve"> SEQ Figure \* ARABIC </w:instrText>
                            </w:r>
                            <w:r>
                              <w:fldChar w:fldCharType="separate"/>
                            </w:r>
                            <w:r w:rsidR="00405021">
                              <w:rPr>
                                <w:noProof/>
                              </w:rPr>
                              <w:t>1</w:t>
                            </w:r>
                            <w:r>
                              <w:fldChar w:fldCharType="end"/>
                            </w:r>
                            <w:bookmarkEnd w:id="5"/>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6.75pt;margin-top:449.65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" stroked="f">
                <v:textbox style="mso-fit-shape-to-text:t" inset="0,0,0,0">
                  <w:txbxContent>
                    <w:p w14:paraId="46F85FE5" w14:textId="6434753E" w:rsidR="00F512CB" w:rsidRPr="00775291" w:rsidRDefault="00F512CB" w:rsidP="00F512CB">
                      <w:pPr>
                        <w:pStyle w:val="Caption"/>
                        <w:rPr>
                          <w:sz w:val="22"/>
                          <w:szCs w:val="22"/>
                        </w:rPr>
                      </w:pPr>
                      <w:bookmarkStart w:id="17" w:name="_Ref93847736"/>
                      <w:r w:rsidRPr="00F512CB">
                        <w:t xml:space="preserve">Figure </w:t>
                      </w:r>
                      <w:r>
                        <w:fldChar w:fldCharType="begin"/>
                      </w:r>
                      <w:r w:rsidRPr="00F512CB">
                        <w:instrText xml:space="preserve"> SEQ Figure \* ARABIC </w:instrText>
                      </w:r>
                      <w:r>
                        <w:fldChar w:fldCharType="separate"/>
                      </w:r>
                      <w:r w:rsidR="00405021">
                        <w:rPr>
                          <w:noProof/>
                        </w:rPr>
                        <w:t>1</w:t>
                      </w:r>
                      <w:r>
                        <w:fldChar w:fldCharType="end"/>
                      </w:r>
                      <w:bookmarkEnd w:id="17"/>
                      <w:r w:rsidRPr="00F512CB">
                        <w:t xml:space="preserve">. Red units </w:t>
                      </w:r>
                      <w:r w:rsidR="006F7C6A">
                        <w:t>captured</w:t>
                      </w:r>
                      <w:r w:rsidRPr="00F512CB">
                        <w:t xml:space="preserve"> a blue unit.</w:t>
                      </w:r>
                    </w:p>
                  </w:txbxContent>
                </v:textbox>
                <w10:wrap type="topAndBottom"/>
              </v:shape>
            </w:pict>
          </mc:Fallback>
        </mc:AlternateContent>
      </w:r>
      <w:r w:rsidRPr="00A147AD">
        <w:rPr>
          <w:noProof/>
        </w:rPr>
        <w:drawing>
          <wp:anchor distT="0" distB="0" distL="114300" distR="114300" simplePos="0" relativeHeight="251704320" behindDoc="0" locked="0" layoutInCell="1" allowOverlap="1" wp14:anchorId="6F85EC50" wp14:editId="051AC40D">
            <wp:simplePos x="0" y="0"/>
            <wp:positionH relativeFrom="column">
              <wp:posOffset>719271</wp:posOffset>
            </wp:positionH>
            <wp:positionV relativeFrom="paragraph">
              <wp:posOffset>1443355</wp:posOffset>
            </wp:positionV>
            <wp:extent cx="4305300" cy="4165600"/>
            <wp:effectExtent l="0" t="0" r="0" b="0"/>
            <wp:wrapTopAndBottom/>
            <wp:docPr id="36" name="Picture 3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ubbl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05300" cy="4165600"/>
                    </a:xfrm>
                    <a:prstGeom prst="rect">
                      <a:avLst/>
                    </a:prstGeom>
                  </pic:spPr>
                </pic:pic>
              </a:graphicData>
            </a:graphic>
            <wp14:sizeRelH relativeFrom="page">
              <wp14:pctWidth>0</wp14:pctWidth>
            </wp14:sizeRelH>
            <wp14:sizeRelV relativeFrom="page">
              <wp14:pctHeight>0</wp14:pctHeight>
            </wp14:sizeRelV>
          </wp:anchor>
        </w:drawing>
      </w:r>
      <w:r w:rsidR="007E7AE9" w:rsidRPr="002003A2">
        <w:t>The game</w:t>
      </w:r>
      <w:r w:rsidR="00C70DA3">
        <w:t xml:space="preserve"> (</w:t>
      </w:r>
      <w:proofErr w:type="spellStart"/>
      <w:r w:rsidR="00C70DA3">
        <w:fldChar w:fldCharType="begin"/>
      </w:r>
      <w:r w:rsidR="00C70DA3">
        <w:instrText xml:space="preserve"> REF _Ref93847736 \h </w:instrText>
      </w:r>
      <w:r w:rsidR="00C70DA3">
        <w:fldChar w:fldCharType="separate"/>
      </w:r>
      <w:r w:rsidR="00C70DA3" w:rsidRPr="00F512CB">
        <w:t>Figur</w:t>
      </w:r>
      <w:proofErr w:type="spellEnd"/>
      <w:r w:rsidR="00C70DA3" w:rsidRPr="00A95BEE">
        <w:rPr>
          <w:lang w:val="en-US"/>
        </w:rPr>
        <w:t>e</w:t>
      </w:r>
      <w:r w:rsidR="00C70DA3" w:rsidRPr="00F512CB">
        <w:t xml:space="preserve"> </w:t>
      </w:r>
      <w:r w:rsidR="00C70DA3">
        <w:rPr>
          <w:noProof/>
        </w:rPr>
        <w:t>1</w:t>
      </w:r>
      <w:r w:rsidR="00C70DA3">
        <w:fldChar w:fldCharType="end"/>
      </w:r>
      <w:r w:rsidR="00C70DA3">
        <w:t>)</w:t>
      </w:r>
      <w:r w:rsidR="007E7AE9" w:rsidRPr="002003A2">
        <w:t xml:space="preserv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2003A2">
        <w:t>color</w:t>
      </w:r>
      <w:proofErr w:type="spellEnd"/>
      <w:r w:rsidR="007E7AE9" w:rsidRPr="002003A2">
        <w:t>, signifying to which player they belong. If, after placement, by connecting player’s adjacent dots (either orthogonally or diagonally) a cycle can be formed that also surrounds one or more opponent’s dots, the player captures the opponent’s units.</w:t>
      </w:r>
    </w:p>
    <w:p w14:paraId="60CA30E0" w14:textId="102EEC1A" w:rsidR="00A147AD" w:rsidRPr="00A147AD" w:rsidRDefault="00A147AD" w:rsidP="00A147AD">
      <w:pPr>
        <w:pStyle w:val="BodyText"/>
        <w:rPr>
          <w:lang w:val="en-GB"/>
        </w:rPr>
      </w:pPr>
    </w:p>
    <w:p w14:paraId="773E3A26" w14:textId="04F83088" w:rsidR="007E7AE9" w:rsidRPr="002003A2" w:rsidRDefault="007E7AE9" w:rsidP="00A95BEE">
      <w:pPr>
        <w:pStyle w:val="NormalText"/>
      </w:pPr>
      <w:r w:rsidRPr="002003A2">
        <w:t xml:space="preserve">Each captured dot grants the player 1 point, as well as effectively “disables” the enemy </w:t>
      </w:r>
      <w:r w:rsidR="009F3182" w:rsidRPr="002003A2">
        <w:t>unit</w:t>
      </w:r>
      <w:r w:rsidRPr="002003A2">
        <w:t xml:space="preserve"> - it can no longer participate in forming cycles needed for capture. The goal of the game is to get more points </w:t>
      </w:r>
      <w:r w:rsidR="009F3182" w:rsidRPr="002003A2">
        <w:t>than</w:t>
      </w:r>
      <w:r w:rsidRPr="002003A2">
        <w:t xml:space="preserve"> your opponent. The game is played until </w:t>
      </w:r>
      <w:r w:rsidR="00A147AD">
        <w:t>all players decide there are no more moves that can improve their position</w:t>
      </w:r>
      <w:r w:rsidRPr="002003A2">
        <w:t xml:space="preserve"> or there are no legal moves left.</w:t>
      </w:r>
    </w:p>
    <w:p w14:paraId="2949B64C" w14:textId="251E2486" w:rsidR="007E7AE9" w:rsidRDefault="007E7AE9" w:rsidP="0045762E">
      <w:pPr>
        <w:pStyle w:val="Heading3"/>
        <w:spacing w:line="276" w:lineRule="auto"/>
        <w:rPr>
          <w:lang w:val="en-GB"/>
        </w:rPr>
      </w:pPr>
      <w:bookmarkStart w:id="6" w:name="_Toc93849283"/>
      <w:r w:rsidRPr="002003A2">
        <w:rPr>
          <w:lang w:val="en-GB"/>
        </w:rPr>
        <w:t>Multiplayer aspects</w:t>
      </w:r>
      <w:bookmarkEnd w:id="6"/>
    </w:p>
    <w:p w14:paraId="299D3A74" w14:textId="1E50C40D" w:rsidR="007E7AE9" w:rsidRPr="00C70DA3" w:rsidRDefault="00A147AD" w:rsidP="00A95BEE">
      <w:pPr>
        <w:pStyle w:val="NormalText"/>
      </w:pPr>
      <w:r w:rsidRPr="00C70DA3">
        <w:t xml:space="preserve">The focus of this work is to research the process of designing a network protocol to add multiplayer functionality to a turn-based game. </w:t>
      </w:r>
      <w:r w:rsidR="007E7AE9" w:rsidRPr="00C70DA3">
        <w:t xml:space="preserve">The game should also provide rich multiplayer </w:t>
      </w:r>
      <w:r w:rsidRPr="00C70DA3">
        <w:lastRenderedPageBreak/>
        <w:t>experience where you can play against other people over the internet.</w:t>
      </w:r>
      <w:r w:rsidR="007E7AE9" w:rsidRPr="00C70DA3">
        <w:t xml:space="preserve"> </w:t>
      </w:r>
      <w:r w:rsidRPr="00C70DA3">
        <w:t xml:space="preserve">There should be an </w:t>
      </w:r>
      <w:r w:rsidR="007E7AE9" w:rsidRPr="00C70DA3">
        <w:t>automatic matchmaking system, where you can queue up to have a game with the next available player.</w:t>
      </w:r>
    </w:p>
    <w:p w14:paraId="64475EDA" w14:textId="51679483" w:rsidR="007E7AE9" w:rsidRPr="002003A2" w:rsidRDefault="00A147AD" w:rsidP="00A95BEE">
      <w:pPr>
        <w:pStyle w:val="NormalText"/>
      </w:pPr>
      <w:r w:rsidRPr="00C70DA3">
        <w:t>The clients will be communicating with a central backend server that accepts connections from game clients, handles the matchmaking queues, and can simulate many concurrent games. The network protocol should be structured in a way that prevents players from cheating (making illegal moves). The game</w:t>
      </w:r>
      <w:r w:rsidR="00435537">
        <w:t>’</w:t>
      </w:r>
      <w:r w:rsidRPr="00C70DA3">
        <w:t>s server should hold central authority and validate every interaction made</w:t>
      </w:r>
      <w:r w:rsidR="00435537">
        <w:t> </w:t>
      </w:r>
      <w:r w:rsidRPr="00C70DA3">
        <w:t>by</w:t>
      </w:r>
      <w:r w:rsidR="00435537">
        <w:t> </w:t>
      </w:r>
      <w:r w:rsidRPr="00C70DA3">
        <w:t>players.</w:t>
      </w:r>
      <w:r w:rsidR="007E7AE9" w:rsidRPr="002003A2">
        <w:br/>
      </w:r>
    </w:p>
    <w:p w14:paraId="210ECCE7" w14:textId="77777777" w:rsidR="007E7AE9" w:rsidRPr="002003A2" w:rsidRDefault="007E7AE9" w:rsidP="0045762E">
      <w:pPr>
        <w:pStyle w:val="Heading2"/>
        <w:pageBreakBefore/>
        <w:spacing w:line="276" w:lineRule="auto"/>
        <w:ind w:left="357" w:hanging="357"/>
        <w:rPr>
          <w:lang w:val="en-GB"/>
        </w:rPr>
      </w:pPr>
      <w:bookmarkStart w:id="7" w:name="_Toc93849284"/>
      <w:r w:rsidRPr="002003A2">
        <w:rPr>
          <w:lang w:val="en-GB"/>
        </w:rPr>
        <w:lastRenderedPageBreak/>
        <w:t>Project architecture</w:t>
      </w:r>
      <w:bookmarkEnd w:id="7"/>
    </w:p>
    <w:p w14:paraId="4FD78F7C" w14:textId="1F2CDF4D" w:rsidR="007E7AE9" w:rsidRPr="002003A2" w:rsidRDefault="007E7AE9" w:rsidP="0045762E">
      <w:pPr>
        <w:pStyle w:val="Heading3"/>
        <w:spacing w:line="276" w:lineRule="auto"/>
        <w:rPr>
          <w:lang w:val="en-GB"/>
        </w:rPr>
      </w:pPr>
      <w:bookmarkStart w:id="8" w:name="_Toc93849285"/>
      <w:r w:rsidRPr="002003A2">
        <w:rPr>
          <w:lang w:val="en-GB"/>
        </w:rPr>
        <w:t>Overview</w:t>
      </w:r>
      <w:bookmarkEnd w:id="8"/>
    </w:p>
    <w:p w14:paraId="30B90C51" w14:textId="012290D3" w:rsidR="000D5929" w:rsidRPr="002003A2" w:rsidRDefault="000D5929" w:rsidP="00A95BEE">
      <w:pPr>
        <w:pStyle w:val="NormalText"/>
      </w:pPr>
      <w:r w:rsidRPr="002003A2">
        <w:t>The project can be split among two parts: the game client that uses Unity and a backend server that maintains the game state.</w:t>
      </w:r>
      <w:r w:rsidR="0041704E">
        <w:t xml:space="preserve"> Both are written in C#.</w:t>
      </w:r>
      <w:r w:rsidRPr="002003A2">
        <w:t xml:space="preserve"> Between them there are several shared classes such as data models describing the game state and the moves made by players. The </w:t>
      </w:r>
      <w:r w:rsidR="00D5464C" w:rsidRPr="002003A2">
        <w:t>high-level</w:t>
      </w:r>
      <w:r w:rsidRPr="002003A2">
        <w:t xml:space="preserve"> overview of the project structure is presented on Figure 2.</w:t>
      </w:r>
    </w:p>
    <w:p w14:paraId="461A59B7" w14:textId="70072973" w:rsidR="000D5929" w:rsidRPr="002003A2" w:rsidRDefault="000D5929" w:rsidP="00A95BEE">
      <w:pPr>
        <w:pStyle w:val="NormalText"/>
      </w:pPr>
      <w:r w:rsidRPr="002003A2">
        <w:t xml:space="preserve">The backend server hosts a WebSocket API that game clients connect to. Choosing </w:t>
      </w:r>
      <w:proofErr w:type="spellStart"/>
      <w:r w:rsidRPr="002003A2">
        <w:t>WebSockets</w:t>
      </w:r>
      <w:proofErr w:type="spellEnd"/>
      <w:r w:rsidRPr="002003A2">
        <w:t xml:space="preserve"> as a transport layer provides us with an ability for two-way communication: game server can push updates to the clients and clients can send moves made by players. Also</w:t>
      </w:r>
      <w:ins w:id="9" w:author="Barbara Karpowicz" w:date="2022-01-26T19:08:00Z">
        <w:r w:rsidR="00435537">
          <w:t>,</w:t>
        </w:r>
      </w:ins>
      <w:r w:rsidRPr="002003A2">
        <w:t xml:space="preserve"> this increases the flexibility for the backend deployment as almost all hosting providers support </w:t>
      </w:r>
      <w:proofErr w:type="spellStart"/>
      <w:r w:rsidRPr="002003A2">
        <w:t>WebSockets</w:t>
      </w:r>
      <w:proofErr w:type="spellEnd"/>
      <w:r w:rsidRPr="002003A2">
        <w:t>.</w:t>
      </w:r>
    </w:p>
    <w:p w14:paraId="57CE529B" w14:textId="23F118AE" w:rsidR="000D5929" w:rsidRPr="002003A2" w:rsidRDefault="000D5929" w:rsidP="00A95BEE">
      <w:pPr>
        <w:pStyle w:val="NormalText"/>
      </w:pPr>
      <w:r w:rsidRPr="002003A2">
        <w:t>There’s also an additional test module hosting automated unit-tests for the core data models and algorithms.</w:t>
      </w:r>
    </w:p>
    <w:p w14:paraId="5FD4FC88" w14:textId="2B1DFDAB" w:rsidR="008D6796" w:rsidRPr="002003A2" w:rsidRDefault="007E7AE9" w:rsidP="00A95BEE">
      <w:pPr>
        <w:pStyle w:val="NormalText"/>
        <w:rPr>
          <w:highlight w:val="yellow"/>
        </w:rPr>
      </w:pPr>
      <w:r w:rsidRPr="002003A2">
        <w:br/>
      </w:r>
      <w:r w:rsidR="0041704E" w:rsidRPr="0041704E">
        <w:rPr>
          <w:noProof/>
        </w:rPr>
        <w:drawing>
          <wp:inline distT="0" distB="0" distL="0" distR="0" wp14:anchorId="38994716" wp14:editId="5468FE23">
            <wp:extent cx="5760720" cy="4677410"/>
            <wp:effectExtent l="0" t="0" r="508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7"/>
                    <a:stretch>
                      <a:fillRect/>
                    </a:stretch>
                  </pic:blipFill>
                  <pic:spPr>
                    <a:xfrm>
                      <a:off x="0" y="0"/>
                      <a:ext cx="5760720" cy="4677410"/>
                    </a:xfrm>
                    <a:prstGeom prst="rect">
                      <a:avLst/>
                    </a:prstGeom>
                  </pic:spPr>
                </pic:pic>
              </a:graphicData>
            </a:graphic>
          </wp:inline>
        </w:drawing>
      </w:r>
    </w:p>
    <w:p w14:paraId="1BA87286" w14:textId="39B5E5C0" w:rsidR="007E7AE9" w:rsidRPr="002003A2" w:rsidRDefault="008D6796"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05021">
        <w:rPr>
          <w:noProof/>
          <w:lang w:val="en-GB"/>
        </w:rPr>
        <w:t>2</w:t>
      </w:r>
      <w:r w:rsidRPr="002003A2">
        <w:rPr>
          <w:lang w:val="en-GB"/>
        </w:rPr>
        <w:fldChar w:fldCharType="end"/>
      </w:r>
      <w:r w:rsidRPr="002003A2">
        <w:rPr>
          <w:lang w:val="en-GB"/>
        </w:rPr>
        <w:t>. Project overview.</w:t>
      </w:r>
      <w:r w:rsidR="004960D3" w:rsidRPr="002003A2">
        <w:rPr>
          <w:lang w:val="en-GB"/>
        </w:rPr>
        <w:t xml:space="preserve"> </w:t>
      </w:r>
    </w:p>
    <w:p w14:paraId="37EA23B9" w14:textId="4038742A" w:rsidR="00FE4318" w:rsidRPr="002003A2" w:rsidRDefault="00FE4318" w:rsidP="0045762E">
      <w:pPr>
        <w:pStyle w:val="Heading3"/>
        <w:spacing w:line="276" w:lineRule="auto"/>
        <w:rPr>
          <w:lang w:val="en-GB"/>
        </w:rPr>
      </w:pPr>
      <w:bookmarkStart w:id="10" w:name="_Toc93849286"/>
      <w:r w:rsidRPr="002003A2">
        <w:rPr>
          <w:lang w:val="en-GB"/>
        </w:rPr>
        <w:lastRenderedPageBreak/>
        <w:t>C# build pipeline</w:t>
      </w:r>
      <w:bookmarkEnd w:id="10"/>
    </w:p>
    <w:p w14:paraId="50CD402E" w14:textId="00D23629" w:rsidR="00FE4318" w:rsidRPr="002003A2" w:rsidRDefault="00FE4318" w:rsidP="00A95BEE">
      <w:pPr>
        <w:pStyle w:val="NormalText"/>
      </w:pPr>
      <w:r w:rsidRPr="002003A2">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2003A2" w:rsidRDefault="00FE4318" w:rsidP="00A95BEE">
      <w:pPr>
        <w:pStyle w:val="NormalText"/>
      </w:pPr>
      <w:r w:rsidRPr="002003A2">
        <w:t>This poses a challenge, because a usual way to share code between the backend server and a client would be to introduce a third class-library project with shared classes, that two other projects depend upon.</w:t>
      </w:r>
      <w:r w:rsidR="001A6735" w:rsidRPr="002003A2">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2003A2" w:rsidRDefault="001A6735" w:rsidP="00A95BEE">
      <w:pPr>
        <w:pStyle w:val="NormalText"/>
      </w:pPr>
      <w:r w:rsidRPr="002003A2">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2003A2">
        <w:t>symlinks</w:t>
      </w:r>
      <w:proofErr w:type="spellEnd"/>
      <w:r w:rsidRPr="002003A2">
        <w:t>. Unfortunately, Unity as well as C# build tools do not have good enough support for them, and often they were not recognized as a link to another directory.</w:t>
      </w:r>
    </w:p>
    <w:p w14:paraId="54BA2288" w14:textId="36CA4B50" w:rsidR="001A6735" w:rsidRPr="002003A2" w:rsidRDefault="001A6735" w:rsidP="00A95BEE">
      <w:pPr>
        <w:pStyle w:val="NormalText"/>
      </w:pPr>
      <w:r w:rsidRPr="002003A2">
        <w:t xml:space="preserve">Ultimately the following project structure was settled on: </w:t>
      </w:r>
    </w:p>
    <w:p w14:paraId="09B7FCCE" w14:textId="58CFA594"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Backend project directory.</w:t>
      </w:r>
    </w:p>
    <w:p w14:paraId="2EF1DAC6" w14:textId="416FF064"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 xml:space="preserve">Backend </w:t>
      </w:r>
      <w:r w:rsidR="00582BC6" w:rsidRPr="002003A2">
        <w:rPr>
          <w:sz w:val="22"/>
          <w:szCs w:val="22"/>
          <w:lang w:val="en-GB"/>
        </w:rPr>
        <w:t>“</w:t>
      </w:r>
      <w:proofErr w:type="spellStart"/>
      <w:r w:rsidRPr="002003A2">
        <w:rPr>
          <w:sz w:val="22"/>
          <w:szCs w:val="22"/>
          <w:lang w:val="en-GB"/>
        </w:rPr>
        <w:t>csproj</w:t>
      </w:r>
      <w:proofErr w:type="spellEnd"/>
      <w:r w:rsidRPr="002003A2">
        <w:rPr>
          <w:sz w:val="22"/>
          <w:szCs w:val="22"/>
          <w:lang w:val="en-GB"/>
        </w:rPr>
        <w:t>” file.</w:t>
      </w:r>
    </w:p>
    <w:p w14:paraId="7E660B09" w14:textId="23A04E58"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Backend sources.</w:t>
      </w:r>
    </w:p>
    <w:p w14:paraId="5823A5D9" w14:textId="57EA5B76" w:rsidR="00582BC6" w:rsidRPr="002003A2" w:rsidRDefault="004960D3" w:rsidP="0045762E">
      <w:pPr>
        <w:pStyle w:val="ListParagraph"/>
        <w:numPr>
          <w:ilvl w:val="0"/>
          <w:numId w:val="3"/>
        </w:numPr>
        <w:spacing w:line="276" w:lineRule="auto"/>
        <w:rPr>
          <w:sz w:val="22"/>
          <w:szCs w:val="22"/>
          <w:lang w:val="en-GB"/>
        </w:rPr>
      </w:pPr>
      <w:r w:rsidRPr="002003A2">
        <w:rPr>
          <w:sz w:val="22"/>
          <w:szCs w:val="22"/>
          <w:lang w:val="en-GB"/>
        </w:rPr>
        <w:t>Test project directory</w:t>
      </w:r>
      <w:r w:rsidR="001A6735" w:rsidRPr="002003A2">
        <w:rPr>
          <w:sz w:val="22"/>
          <w:szCs w:val="22"/>
          <w:lang w:val="en-GB"/>
        </w:rPr>
        <w:t>.</w:t>
      </w:r>
    </w:p>
    <w:p w14:paraId="54C3A15F" w14:textId="614B270D"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w:t>
      </w:r>
      <w:proofErr w:type="spellStart"/>
      <w:r w:rsidRPr="002003A2">
        <w:rPr>
          <w:sz w:val="22"/>
          <w:szCs w:val="22"/>
          <w:lang w:val="en-GB"/>
        </w:rPr>
        <w:t>csproj</w:t>
      </w:r>
      <w:proofErr w:type="spellEnd"/>
      <w:r w:rsidRPr="002003A2">
        <w:rPr>
          <w:sz w:val="22"/>
          <w:szCs w:val="22"/>
          <w:lang w:val="en-GB"/>
        </w:rPr>
        <w:t>” file.</w:t>
      </w:r>
    </w:p>
    <w:p w14:paraId="1B25F7B7" w14:textId="68F16789"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sources.</w:t>
      </w:r>
    </w:p>
    <w:p w14:paraId="57F6C257" w14:textId="2A377133"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Unity project directory.</w:t>
      </w:r>
    </w:p>
    <w:p w14:paraId="2BFE8D04" w14:textId="5FFDF611" w:rsidR="001A6735" w:rsidRPr="002003A2" w:rsidRDefault="001A6735" w:rsidP="0045762E">
      <w:pPr>
        <w:pStyle w:val="ListParagraph"/>
        <w:numPr>
          <w:ilvl w:val="1"/>
          <w:numId w:val="3"/>
        </w:numPr>
        <w:spacing w:line="276" w:lineRule="auto"/>
        <w:rPr>
          <w:sz w:val="22"/>
          <w:szCs w:val="22"/>
          <w:lang w:val="en-GB"/>
        </w:rPr>
      </w:pPr>
      <w:proofErr w:type="gramStart"/>
      <w:r w:rsidRPr="002003A2">
        <w:rPr>
          <w:sz w:val="22"/>
          <w:szCs w:val="22"/>
          <w:lang w:val="en-GB"/>
        </w:rPr>
        <w:t>Assets</w:t>
      </w:r>
      <w:proofErr w:type="gramEnd"/>
      <w:r w:rsidRPr="002003A2">
        <w:rPr>
          <w:sz w:val="22"/>
          <w:szCs w:val="22"/>
          <w:lang w:val="en-GB"/>
        </w:rPr>
        <w:t xml:space="preserve"> directory.</w:t>
      </w:r>
    </w:p>
    <w:p w14:paraId="2CD5E655" w14:textId="0577E325"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 xml:space="preserve">Unity </w:t>
      </w:r>
      <w:proofErr w:type="spellStart"/>
      <w:r w:rsidRPr="002003A2">
        <w:rPr>
          <w:sz w:val="22"/>
          <w:szCs w:val="22"/>
          <w:lang w:val="en-GB"/>
        </w:rPr>
        <w:t>assests</w:t>
      </w:r>
      <w:proofErr w:type="spellEnd"/>
      <w:r w:rsidRPr="002003A2">
        <w:rPr>
          <w:sz w:val="22"/>
          <w:szCs w:val="22"/>
          <w:lang w:val="en-GB"/>
        </w:rPr>
        <w:t>.</w:t>
      </w:r>
    </w:p>
    <w:p w14:paraId="6351B41E" w14:textId="1C7BC110"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Core project directory (shared sources).</w:t>
      </w:r>
    </w:p>
    <w:p w14:paraId="52AA4C04" w14:textId="4BF5C083" w:rsidR="001A6735" w:rsidRPr="002003A2" w:rsidRDefault="001A6735" w:rsidP="0045762E">
      <w:pPr>
        <w:pStyle w:val="ListParagraph"/>
        <w:numPr>
          <w:ilvl w:val="3"/>
          <w:numId w:val="3"/>
        </w:numPr>
        <w:spacing w:line="276" w:lineRule="auto"/>
        <w:rPr>
          <w:sz w:val="22"/>
          <w:szCs w:val="22"/>
          <w:lang w:val="en-GB"/>
        </w:rPr>
      </w:pPr>
      <w:r w:rsidRPr="002003A2">
        <w:rPr>
          <w:sz w:val="22"/>
          <w:szCs w:val="22"/>
          <w:lang w:val="en-GB"/>
        </w:rPr>
        <w:t>Core “</w:t>
      </w:r>
      <w:proofErr w:type="spellStart"/>
      <w:r w:rsidRPr="002003A2">
        <w:rPr>
          <w:sz w:val="22"/>
          <w:szCs w:val="22"/>
          <w:lang w:val="en-GB"/>
        </w:rPr>
        <w:t>csproj</w:t>
      </w:r>
      <w:proofErr w:type="spellEnd"/>
      <w:r w:rsidRPr="002003A2">
        <w:rPr>
          <w:sz w:val="22"/>
          <w:szCs w:val="22"/>
          <w:lang w:val="en-GB"/>
        </w:rPr>
        <w:t>” file.</w:t>
      </w:r>
    </w:p>
    <w:p w14:paraId="2DE7422D" w14:textId="67079F9F"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w:t>
      </w:r>
      <w:proofErr w:type="spellStart"/>
      <w:r w:rsidRPr="002003A2">
        <w:rPr>
          <w:sz w:val="22"/>
          <w:szCs w:val="22"/>
          <w:lang w:val="en-GB"/>
        </w:rPr>
        <w:t>csproj</w:t>
      </w:r>
      <w:proofErr w:type="spellEnd"/>
      <w:r w:rsidRPr="002003A2">
        <w:rPr>
          <w:sz w:val="22"/>
          <w:szCs w:val="22"/>
          <w:lang w:val="en-GB"/>
        </w:rPr>
        <w:t>” file.</w:t>
      </w:r>
    </w:p>
    <w:p w14:paraId="31A72618" w14:textId="152C5471"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solution file.</w:t>
      </w:r>
    </w:p>
    <w:p w14:paraId="4999ACB3" w14:textId="2C4FD61B" w:rsidR="004960D3" w:rsidRDefault="00582BC6" w:rsidP="0045762E">
      <w:pPr>
        <w:pStyle w:val="ListParagraph"/>
        <w:numPr>
          <w:ilvl w:val="0"/>
          <w:numId w:val="3"/>
        </w:numPr>
        <w:spacing w:line="276" w:lineRule="auto"/>
        <w:rPr>
          <w:sz w:val="22"/>
          <w:szCs w:val="22"/>
          <w:lang w:val="en-GB"/>
        </w:rPr>
      </w:pPr>
      <w:r w:rsidRPr="002003A2">
        <w:rPr>
          <w:sz w:val="22"/>
          <w:szCs w:val="22"/>
          <w:lang w:val="en-GB"/>
        </w:rPr>
        <w:t>Solution file for the backend and core projects.</w:t>
      </w:r>
    </w:p>
    <w:p w14:paraId="5C2C7976" w14:textId="65495F11" w:rsidR="00532508" w:rsidRPr="002003A2" w:rsidRDefault="00532508" w:rsidP="0045762E">
      <w:pPr>
        <w:pStyle w:val="Heading3"/>
        <w:spacing w:line="276" w:lineRule="auto"/>
        <w:rPr>
          <w:lang w:val="en-GB"/>
        </w:rPr>
      </w:pPr>
      <w:bookmarkStart w:id="11" w:name="_Toc93849287"/>
      <w:r w:rsidRPr="002003A2">
        <w:rPr>
          <w:lang w:val="en-GB"/>
        </w:rPr>
        <w:t>Dependency management</w:t>
      </w:r>
      <w:bookmarkEnd w:id="11"/>
    </w:p>
    <w:p w14:paraId="34DE7EFC" w14:textId="77777777" w:rsidR="00532508" w:rsidRPr="002003A2" w:rsidRDefault="00532508" w:rsidP="00A95BEE">
      <w:pPr>
        <w:pStyle w:val="NormalText"/>
      </w:pPr>
      <w:r w:rsidRPr="002003A2">
        <w:t xml:space="preserve">It wouldn’t make sense for every project to re-implement from scratch common standardized components such as serialization, </w:t>
      </w:r>
      <w:proofErr w:type="gramStart"/>
      <w:r w:rsidRPr="002003A2">
        <w:t>networking</w:t>
      </w:r>
      <w:proofErr w:type="gramEnd"/>
      <w:r w:rsidRPr="002003A2">
        <w:t xml:space="preserve"> and others. So, to speed-up and ease development we often rely on existing solutions and already developed libraries and </w:t>
      </w:r>
      <w:r w:rsidRPr="002003A2">
        <w:lastRenderedPageBreak/>
        <w:t>frameworks. Initially, and often in older programming languages like C and C++, developers would copy the library into the source tree of the project.</w:t>
      </w:r>
    </w:p>
    <w:p w14:paraId="4AD0F2E8" w14:textId="5DD9C0FA" w:rsidR="00532508" w:rsidRPr="002003A2" w:rsidRDefault="00532508" w:rsidP="00A95BEE">
      <w:pPr>
        <w:pStyle w:val="NormalText"/>
      </w:pPr>
      <w:r w:rsidRPr="002003A2">
        <w:t xml:space="preserve">This approach poses many problems, among which is difficulty of installation, as it must be performed manually. And the difficulty of configuration as there’s no enforced standard </w:t>
      </w:r>
      <w:r w:rsidR="00364584" w:rsidRPr="002003A2">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6931ABA5" w:rsidR="00364584" w:rsidRPr="002003A2" w:rsidRDefault="00364584" w:rsidP="00A95BEE">
      <w:pPr>
        <w:pStyle w:val="NormalText"/>
      </w:pPr>
      <w:r w:rsidRPr="002003A2">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2003A2">
        <w:t>SemVer</w:t>
      </w:r>
      <w:proofErr w:type="spellEnd"/>
      <w:r w:rsidRPr="002003A2">
        <w:t>” (semantic versioning)</w:t>
      </w:r>
      <w:sdt>
        <w:sdtPr>
          <w:id w:val="177318999"/>
          <w:citation/>
        </w:sdtPr>
        <w:sdtEndPr/>
        <w:sdtContent>
          <w:r w:rsidR="00F61D28">
            <w:fldChar w:fldCharType="begin"/>
          </w:r>
          <w:r w:rsidR="0001574E" w:rsidRPr="00A95BEE">
            <w:rPr>
              <w:lang w:val="en-US"/>
              <w:rPrChange w:id="12" w:author="Barbara Karpowicz" w:date="2022-01-26T18:59:00Z">
                <w:rPr>
                  <w:lang w:val="pl-PL"/>
                </w:rPr>
              </w:rPrChange>
            </w:rPr>
            <w:instrText xml:space="preserve">CITATION Sem \l 1045 </w:instrText>
          </w:r>
          <w:r w:rsidR="00F61D28">
            <w:fldChar w:fldCharType="separate"/>
          </w:r>
          <w:r w:rsidR="0001574E" w:rsidRPr="00A95BEE">
            <w:rPr>
              <w:noProof/>
              <w:lang w:val="en-US"/>
              <w:rPrChange w:id="13" w:author="Barbara Karpowicz" w:date="2022-01-26T18:59:00Z">
                <w:rPr>
                  <w:noProof/>
                  <w:lang w:val="pl-PL"/>
                </w:rPr>
              </w:rPrChange>
            </w:rPr>
            <w:t xml:space="preserve"> (1)</w:t>
          </w:r>
          <w:r w:rsidR="00F61D28">
            <w:fldChar w:fldCharType="end"/>
          </w:r>
        </w:sdtContent>
      </w:sdt>
      <w:r w:rsidR="00F61D28">
        <w:t>.</w:t>
      </w:r>
    </w:p>
    <w:p w14:paraId="179C9647" w14:textId="27A94011" w:rsidR="00364584" w:rsidRPr="002003A2" w:rsidRDefault="00364584" w:rsidP="00A95BEE">
      <w:pPr>
        <w:pStyle w:val="NormalText"/>
      </w:pPr>
      <w:proofErr w:type="spellStart"/>
      <w:r w:rsidRPr="002003A2">
        <w:t>SemVer</w:t>
      </w:r>
      <w:proofErr w:type="spellEnd"/>
      <w:r w:rsidRPr="002003A2">
        <w:t xml:space="preserve"> versions consist of three integer parts: major, minor, and patch number. For </w:t>
      </w:r>
      <w:r w:rsidR="00C17CC0" w:rsidRPr="002003A2">
        <w:t>example,</w:t>
      </w:r>
      <w:r w:rsidRPr="002003A2">
        <w:t xml:space="preserve"> 1.0.12 – would be a valid </w:t>
      </w:r>
      <w:proofErr w:type="spellStart"/>
      <w:r w:rsidRPr="002003A2">
        <w:t>SemVer</w:t>
      </w:r>
      <w:proofErr w:type="spellEnd"/>
      <w:r w:rsidRPr="002003A2">
        <w:t xml:space="preserve"> version. Each part has its own meaning to represent the type of changes that were </w:t>
      </w:r>
      <w:r w:rsidR="00C17CC0" w:rsidRPr="002003A2">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1101E782" w:rsidR="00C17CC0" w:rsidRPr="002003A2" w:rsidRDefault="00C17CC0" w:rsidP="00A95BEE">
      <w:pPr>
        <w:pStyle w:val="NormalText"/>
      </w:pPr>
      <w:r w:rsidRPr="002003A2">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2003A2" w:rsidRDefault="00E53816" w:rsidP="00A95BEE">
      <w:pPr>
        <w:pStyle w:val="NormalText"/>
      </w:pPr>
      <w:r w:rsidRPr="002003A2">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5BFE23D9" w:rsidR="008A2BF2" w:rsidRPr="002003A2" w:rsidRDefault="00532508" w:rsidP="00A95BEE">
      <w:pPr>
        <w:pStyle w:val="NormalText"/>
      </w:pPr>
      <w:r w:rsidRPr="002003A2">
        <w:t>The de-facto package manager for C# (and the whole .NET ecosystem) is NuGet</w:t>
      </w:r>
      <w:sdt>
        <w:sdtPr>
          <w:id w:val="-535347228"/>
          <w:citation/>
        </w:sdtPr>
        <w:sdtEndPr/>
        <w:sdtContent>
          <w:r w:rsidR="00AD5D3F">
            <w:fldChar w:fldCharType="begin"/>
          </w:r>
          <w:r w:rsidR="0001574E" w:rsidRPr="00A95BEE">
            <w:rPr>
              <w:lang w:val="en-US"/>
              <w:rPrChange w:id="14" w:author="Barbara Karpowicz" w:date="2022-01-26T18:59:00Z">
                <w:rPr>
                  <w:lang w:val="pl-PL"/>
                </w:rPr>
              </w:rPrChange>
            </w:rPr>
            <w:instrText xml:space="preserve">CITATION NuG \l 1045 </w:instrText>
          </w:r>
          <w:r w:rsidR="00AD5D3F">
            <w:fldChar w:fldCharType="separate"/>
          </w:r>
          <w:r w:rsidR="0001574E" w:rsidRPr="00A95BEE">
            <w:rPr>
              <w:noProof/>
              <w:lang w:val="en-US"/>
              <w:rPrChange w:id="15" w:author="Barbara Karpowicz" w:date="2022-01-26T18:59:00Z">
                <w:rPr>
                  <w:noProof/>
                  <w:lang w:val="pl-PL"/>
                </w:rPr>
              </w:rPrChange>
            </w:rPr>
            <w:t xml:space="preserve"> (2)</w:t>
          </w:r>
          <w:r w:rsidR="00AD5D3F">
            <w:fldChar w:fldCharType="end"/>
          </w:r>
        </w:sdtContent>
      </w:sdt>
      <w:r w:rsidRPr="002003A2">
        <w:t xml:space="preserve">. It comes with </w:t>
      </w:r>
      <w:r w:rsidR="00E53816" w:rsidRPr="002003A2">
        <w:t xml:space="preserve">its own package repository hosted on </w:t>
      </w:r>
      <w:hyperlink r:id="rId18" w:history="1">
        <w:r w:rsidR="00E53816" w:rsidRPr="002003A2">
          <w:rPr>
            <w:rStyle w:val="Hyperlink"/>
          </w:rPr>
          <w:t>https://www.nuget.org/</w:t>
        </w:r>
      </w:hyperlink>
      <w:r w:rsidR="00E53816" w:rsidRPr="002003A2">
        <w:t xml:space="preserve">. As of the time of writing, the repository contains over 280 thousand packages. Packages are versioned using </w:t>
      </w:r>
      <w:proofErr w:type="spellStart"/>
      <w:r w:rsidR="00E53816" w:rsidRPr="002003A2">
        <w:t>SemVer</w:t>
      </w:r>
      <w:proofErr w:type="spellEnd"/>
      <w:r w:rsidR="00E53816" w:rsidRPr="002003A2">
        <w:t>.</w:t>
      </w:r>
    </w:p>
    <w:p w14:paraId="1726484E" w14:textId="08D49284" w:rsidR="008A2BF2" w:rsidRPr="002003A2" w:rsidRDefault="008A2BF2" w:rsidP="00A95BEE">
      <w:pPr>
        <w:pStyle w:val="NormalText"/>
      </w:pPr>
      <w:r w:rsidRPr="002003A2">
        <w:t>This project uses NuGet to manage dependencies for the backend server. Among which is the JSON</w:t>
      </w:r>
      <w:sdt>
        <w:sdtPr>
          <w:id w:val="-273405276"/>
          <w:citation/>
        </w:sdtPr>
        <w:sdtEndPr/>
        <w:sdtContent>
          <w:r w:rsidR="00FD13CB">
            <w:fldChar w:fldCharType="begin"/>
          </w:r>
          <w:r w:rsidR="0001574E" w:rsidRPr="00A95BEE">
            <w:rPr>
              <w:lang w:val="en-US"/>
              <w:rPrChange w:id="16" w:author="Barbara Karpowicz" w:date="2022-01-26T18:59:00Z">
                <w:rPr>
                  <w:lang w:val="pl-PL"/>
                </w:rPr>
              </w:rPrChange>
            </w:rPr>
            <w:instrText xml:space="preserve">CITATION Inf \l 1045 </w:instrText>
          </w:r>
          <w:r w:rsidR="00FD13CB">
            <w:fldChar w:fldCharType="separate"/>
          </w:r>
          <w:r w:rsidR="0001574E" w:rsidRPr="00A95BEE">
            <w:rPr>
              <w:noProof/>
              <w:lang w:val="en-US"/>
              <w:rPrChange w:id="17" w:author="Barbara Karpowicz" w:date="2022-01-26T18:59:00Z">
                <w:rPr>
                  <w:noProof/>
                  <w:lang w:val="pl-PL"/>
                </w:rPr>
              </w:rPrChange>
            </w:rPr>
            <w:t xml:space="preserve"> (3)</w:t>
          </w:r>
          <w:r w:rsidR="00FD13CB">
            <w:fldChar w:fldCharType="end"/>
          </w:r>
        </w:sdtContent>
      </w:sdt>
      <w:r w:rsidRPr="002003A2">
        <w:t xml:space="preserve"> serialization library and web-socket networking library. For </w:t>
      </w:r>
      <w:r w:rsidR="005C1399" w:rsidRPr="002003A2">
        <w:t>Unity, a different package manager is used: Unity Package Manager (UPM for short).</w:t>
      </w:r>
    </w:p>
    <w:p w14:paraId="3BACA7FC" w14:textId="1D5870E0" w:rsidR="003E0C2A" w:rsidRPr="002003A2" w:rsidRDefault="005C1399" w:rsidP="00A95BEE">
      <w:pPr>
        <w:pStyle w:val="NormalText"/>
      </w:pPr>
      <w:r w:rsidRPr="002003A2">
        <w:t xml:space="preserve">UPM has a package distribution method. NuGet distributes packages in their compiled form: as a DLL (Dynamically Linked Library) [add reference]. This has the advantage of the source </w:t>
      </w:r>
      <w:r w:rsidR="00922ACE" w:rsidRPr="002003A2">
        <w:t xml:space="preserve"> </w:t>
      </w:r>
      <w:r w:rsidRPr="002003A2">
        <w:t xml:space="preserve"> already being compiled</w:t>
      </w:r>
      <w:r w:rsidR="003E0C2A" w:rsidRPr="002003A2">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6B1C4777" w14:textId="691A1E0C" w:rsidR="005C1399" w:rsidRPr="002003A2" w:rsidRDefault="003E0C2A" w:rsidP="00A95BEE">
      <w:pPr>
        <w:pStyle w:val="NormalText"/>
      </w:pPr>
      <w:r w:rsidRPr="002003A2">
        <w:t xml:space="preserve">The UPM ecosystem is quite young and there are often packages missing. While there’s no official support </w:t>
      </w:r>
      <w:r w:rsidR="00544F23" w:rsidRPr="002003A2">
        <w:t>for NuGet in unity, there’s an open-source unofficial plugin to replicate NuGet package manager behaviour for Unity projects</w:t>
      </w:r>
      <w:sdt>
        <w:sdtPr>
          <w:id w:val="1521664984"/>
          <w:citation/>
        </w:sdtPr>
        <w:sdtEndPr/>
        <w:sdtContent>
          <w:r w:rsidR="00DD369D">
            <w:fldChar w:fldCharType="begin"/>
          </w:r>
          <w:r w:rsidR="0001574E" w:rsidRPr="00A95BEE">
            <w:rPr>
              <w:lang w:val="en-US"/>
              <w:rPrChange w:id="18" w:author="Barbara Karpowicz" w:date="2022-01-26T18:59:00Z">
                <w:rPr>
                  <w:lang w:val="pl-PL"/>
                </w:rPr>
              </w:rPrChange>
            </w:rPr>
            <w:instrText xml:space="preserve">CITATION htt \l 1045 </w:instrText>
          </w:r>
          <w:r w:rsidR="00DD369D">
            <w:fldChar w:fldCharType="separate"/>
          </w:r>
          <w:r w:rsidR="0001574E" w:rsidRPr="00A95BEE">
            <w:rPr>
              <w:noProof/>
              <w:lang w:val="en-US"/>
              <w:rPrChange w:id="19" w:author="Barbara Karpowicz" w:date="2022-01-26T18:59:00Z">
                <w:rPr>
                  <w:noProof/>
                  <w:lang w:val="pl-PL"/>
                </w:rPr>
              </w:rPrChange>
            </w:rPr>
            <w:t xml:space="preserve"> (4)</w:t>
          </w:r>
          <w:r w:rsidR="00DD369D">
            <w:fldChar w:fldCharType="end"/>
          </w:r>
        </w:sdtContent>
      </w:sdt>
      <w:r w:rsidR="00DD369D">
        <w:t>.</w:t>
      </w:r>
    </w:p>
    <w:p w14:paraId="4CD93330" w14:textId="6B96B8F4" w:rsidR="004960D3" w:rsidRPr="002003A2" w:rsidRDefault="004960D3" w:rsidP="0045762E">
      <w:pPr>
        <w:pStyle w:val="Heading3"/>
        <w:spacing w:line="276" w:lineRule="auto"/>
        <w:rPr>
          <w:lang w:val="en-GB"/>
        </w:rPr>
      </w:pPr>
      <w:bookmarkStart w:id="20" w:name="_Toc93849288"/>
      <w:r w:rsidRPr="002003A2">
        <w:rPr>
          <w:lang w:val="en-GB"/>
        </w:rPr>
        <w:t>Unit testing</w:t>
      </w:r>
      <w:bookmarkEnd w:id="20"/>
    </w:p>
    <w:p w14:paraId="1DC847C3" w14:textId="1042603B" w:rsidR="006B0244" w:rsidRPr="002003A2" w:rsidRDefault="00613C32" w:rsidP="00A95BEE">
      <w:pPr>
        <w:pStyle w:val="NormalText"/>
      </w:pPr>
      <w:r w:rsidRPr="002003A2">
        <w:rPr>
          <w:noProof/>
        </w:rPr>
        <w:drawing>
          <wp:anchor distT="0" distB="0" distL="114300" distR="114300" simplePos="0" relativeHeight="251677696" behindDoc="0" locked="0" layoutInCell="1" allowOverlap="1" wp14:anchorId="1921B202" wp14:editId="755F3BAF">
            <wp:simplePos x="0" y="0"/>
            <wp:positionH relativeFrom="column">
              <wp:posOffset>3620770</wp:posOffset>
            </wp:positionH>
            <wp:positionV relativeFrom="paragraph">
              <wp:posOffset>610151</wp:posOffset>
            </wp:positionV>
            <wp:extent cx="2110740" cy="2967990"/>
            <wp:effectExtent l="0" t="0" r="0" b="381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0740" cy="2967990"/>
                    </a:xfrm>
                    <a:prstGeom prst="rect">
                      <a:avLst/>
                    </a:prstGeom>
                  </pic:spPr>
                </pic:pic>
              </a:graphicData>
            </a:graphic>
            <wp14:sizeRelH relativeFrom="page">
              <wp14:pctWidth>0</wp14:pctWidth>
            </wp14:sizeRelH>
            <wp14:sizeRelV relativeFrom="page">
              <wp14:pctHeight>0</wp14:pctHeight>
            </wp14:sizeRelV>
          </wp:anchor>
        </w:drawing>
      </w:r>
      <w:r w:rsidR="002906B0" w:rsidRPr="002003A2">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002906B0" w:rsidRPr="002003A2">
        <w:t>CoreTest</w:t>
      </w:r>
      <w:proofErr w:type="spellEnd"/>
      <w:r w:rsidR="002906B0" w:rsidRPr="002003A2">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5A1FFD1" w:rsidR="002906B0" w:rsidRPr="002003A2" w:rsidRDefault="00AF46A4" w:rsidP="00A95BEE">
      <w:pPr>
        <w:pStyle w:val="NormalText"/>
      </w:pPr>
      <w:r w:rsidRPr="002003A2">
        <w:rPr>
          <w:noProof/>
        </w:rPr>
        <mc:AlternateContent>
          <mc:Choice Requires="wps">
            <w:drawing>
              <wp:anchor distT="0" distB="0" distL="114300" distR="114300" simplePos="0" relativeHeight="251679744" behindDoc="0" locked="0" layoutInCell="1" allowOverlap="1" wp14:anchorId="5DF36A99" wp14:editId="58FBF664">
                <wp:simplePos x="0" y="0"/>
                <wp:positionH relativeFrom="column">
                  <wp:posOffset>3620770</wp:posOffset>
                </wp:positionH>
                <wp:positionV relativeFrom="paragraph">
                  <wp:posOffset>880325</wp:posOffset>
                </wp:positionV>
                <wp:extent cx="2110740"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0290152C" w14:textId="5EF27BBF" w:rsidR="00AF46A4" w:rsidRPr="00192BDA" w:rsidRDefault="00AF46A4" w:rsidP="00AF46A4">
                            <w:pPr>
                              <w:pStyle w:val="Caption"/>
                              <w:rPr>
                                <w:noProof/>
                              </w:rPr>
                            </w:pPr>
                            <w:r>
                              <w:t xml:space="preserve">Figure </w:t>
                            </w:r>
                            <w:fldSimple w:instr=" SEQ Figure \* ARABIC ">
                              <w:r w:rsidR="00405021">
                                <w:rPr>
                                  <w:noProof/>
                                </w:rPr>
                                <w:t>3</w:t>
                              </w:r>
                            </w:fldSimple>
                            <w:r>
                              <w:t>. Successfully passing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36A99" id="Text Box 22" o:spid="_x0000_s1027" type="#_x0000_t202" style="position:absolute;left:0;text-align:left;margin-left:285.1pt;margin-top:69.3pt;width:166.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" stroked="f">
                <v:textbox style="mso-fit-shape-to-text:t" inset="0,0,0,0">
                  <w:txbxContent>
                    <w:p w14:paraId="0290152C" w14:textId="5EF27BBF" w:rsidR="00AF46A4" w:rsidRPr="00192BDA" w:rsidRDefault="00AF46A4" w:rsidP="00AF46A4">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3</w:t>
                      </w:r>
                      <w:r w:rsidR="009F1041">
                        <w:rPr>
                          <w:noProof/>
                        </w:rPr>
                        <w:fldChar w:fldCharType="end"/>
                      </w:r>
                      <w:r>
                        <w:t>. Successfully passing unit tests.</w:t>
                      </w:r>
                    </w:p>
                  </w:txbxContent>
                </v:textbox>
                <w10:wrap type="square"/>
              </v:shape>
            </w:pict>
          </mc:Fallback>
        </mc:AlternateContent>
      </w:r>
      <w:r w:rsidR="002906B0" w:rsidRPr="002003A2">
        <w:t xml:space="preserve">Since unit tests are set-up as individual methods, a test-runner </w:t>
      </w:r>
      <w:r w:rsidR="004D19DE" w:rsidRPr="002003A2">
        <w:t xml:space="preserve">is needed </w:t>
      </w:r>
      <w:r w:rsidR="002906B0" w:rsidRPr="002003A2">
        <w:t>to orchestrate the test execution. It should execute each test methods, gathering the results or handling any thrown exception and then report the test execution result.</w:t>
      </w:r>
      <w:r w:rsidR="004D19DE" w:rsidRPr="002003A2">
        <w:t xml:space="preserve"> </w:t>
      </w:r>
      <w:proofErr w:type="spellStart"/>
      <w:r w:rsidR="004D19DE" w:rsidRPr="002003A2">
        <w:t>NUnit</w:t>
      </w:r>
      <w:proofErr w:type="spellEnd"/>
      <w:r w:rsidR="004D19DE" w:rsidRPr="002003A2">
        <w:t xml:space="preserve"> is used for that purpose. It is widely adopted in the .NET ecosystem. Has IDE integrations</w:t>
      </w:r>
      <w:r w:rsidR="00E70B0E">
        <w:t xml:space="preserve"> (Figure 3)</w:t>
      </w:r>
      <w:r w:rsidR="004D19DE" w:rsidRPr="002003A2">
        <w:t xml:space="preserve"> and supports running subsets of tests or running individual tests with debugger enabled. </w:t>
      </w:r>
    </w:p>
    <w:p w14:paraId="644C57BF" w14:textId="69EFDF1A" w:rsidR="00D5153A" w:rsidRPr="002003A2" w:rsidRDefault="00D5153A" w:rsidP="00A95BEE">
      <w:pPr>
        <w:pStyle w:val="NormalText"/>
      </w:pPr>
      <w:r w:rsidRPr="002003A2">
        <w:lastRenderedPageBreak/>
        <w:t>Every unit test usually consists of three sections:</w:t>
      </w:r>
    </w:p>
    <w:p w14:paraId="34351B46" w14:textId="494DB52B" w:rsidR="00D5153A" w:rsidRPr="002003A2" w:rsidRDefault="00D5153A" w:rsidP="00A95BEE">
      <w:pPr>
        <w:pStyle w:val="NormalText"/>
        <w:numPr>
          <w:ilvl w:val="0"/>
          <w:numId w:val="4"/>
        </w:numPr>
      </w:pPr>
      <w:r w:rsidRPr="002003A2">
        <w:t>Assemble – setting up the initial state of the tested module. For testing state transitions</w:t>
      </w:r>
      <w:ins w:id="21" w:author="Barbara Karpowicz" w:date="2022-01-26T19:08:00Z">
        <w:r w:rsidR="00435537">
          <w:t>,</w:t>
        </w:r>
      </w:ins>
      <w:r w:rsidRPr="002003A2">
        <w:t xml:space="preserve"> it might be the state before making a mutation.</w:t>
      </w:r>
    </w:p>
    <w:p w14:paraId="15913711" w14:textId="2F71259D" w:rsidR="00D5153A" w:rsidRPr="002003A2" w:rsidRDefault="00D5153A" w:rsidP="00A95BEE">
      <w:pPr>
        <w:pStyle w:val="NormalText"/>
        <w:numPr>
          <w:ilvl w:val="0"/>
          <w:numId w:val="4"/>
        </w:numPr>
      </w:pPr>
      <w:r w:rsidRPr="002003A2">
        <w:t>Act – run the code which is being tested. For example: make a move on the game board.</w:t>
      </w:r>
    </w:p>
    <w:p w14:paraId="64AF0717" w14:textId="13E68A4E" w:rsidR="00C94B76" w:rsidRPr="008C58D3" w:rsidRDefault="00D5153A" w:rsidP="00A95BEE">
      <w:pPr>
        <w:pStyle w:val="NormalText"/>
        <w:numPr>
          <w:ilvl w:val="0"/>
          <w:numId w:val="4"/>
        </w:numPr>
      </w:pPr>
      <w:r w:rsidRPr="002003A2">
        <w:t xml:space="preserve">Assert – assert that </w:t>
      </w:r>
      <w:r w:rsidR="00C94B76" w:rsidRPr="002003A2">
        <w:t>the result</w:t>
      </w:r>
      <w:r w:rsidRPr="002003A2">
        <w:t xml:space="preserve"> of the executions matches your </w:t>
      </w:r>
      <w:r w:rsidR="00C94B76" w:rsidRPr="002003A2">
        <w:t>expectations</w:t>
      </w:r>
      <w:r w:rsidRPr="002003A2">
        <w:t>.</w:t>
      </w:r>
      <w:r w:rsidR="00C94B76" w:rsidRPr="002003A2">
        <w:t xml:space="preserve"> </w:t>
      </w:r>
    </w:p>
    <w:p w14:paraId="1C769A5D" w14:textId="53CF7FAD" w:rsidR="00C94B76" w:rsidRPr="002003A2" w:rsidRDefault="00C94B76" w:rsidP="00A95BEE">
      <w:pPr>
        <w:pStyle w:val="NormalText"/>
      </w:pPr>
      <w:r w:rsidRPr="002003A2">
        <w:t xml:space="preserve">In the unit test displayed on the Figure </w:t>
      </w:r>
      <w:r w:rsidR="00914A26">
        <w:t>4</w:t>
      </w:r>
      <w:r w:rsidRPr="002003A2">
        <w:t xml:space="preserve"> the three stages are apparent. The “assemble” stage sets up the game state from a predefined scenario. In this case it’s a state just before a capture</w:t>
      </w:r>
      <w:r w:rsidR="005B7B40" w:rsidRPr="002003A2">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368BED71" w:rsidR="00DF34FE" w:rsidRPr="002003A2" w:rsidRDefault="005B7B40" w:rsidP="00A95BEE">
      <w:pPr>
        <w:pStyle w:val="NormalText"/>
      </w:pPr>
      <w:r w:rsidRPr="002003A2">
        <w:t>To achieve good impact from unit-tests it’s important to have them cover edge cases and different branches in code. This might involve</w:t>
      </w:r>
      <w:r w:rsidR="00DF34FE" w:rsidRPr="002003A2">
        <w:t xml:space="preserve"> describing many different test cases, which increases the amount of code used for testing. Maintaining a large amount of test code can cause problems, so it’s important to optimize the test code size as much as possible.</w:t>
      </w:r>
    </w:p>
    <w:p w14:paraId="61B02708" w14:textId="35AC3768" w:rsidR="00DF34FE" w:rsidRPr="002003A2" w:rsidRDefault="00662005" w:rsidP="00A95BEE">
      <w:pPr>
        <w:pStyle w:val="NormalText"/>
      </w:pPr>
      <w:r w:rsidRPr="002003A2">
        <w:rPr>
          <w:noProof/>
          <w:highlight w:val="yellow"/>
        </w:rPr>
        <mc:AlternateContent>
          <mc:Choice Requires="wps">
            <w:drawing>
              <wp:anchor distT="0" distB="0" distL="114300" distR="114300" simplePos="0" relativeHeight="251666432" behindDoc="0" locked="0" layoutInCell="1" allowOverlap="1" wp14:anchorId="49C1154C" wp14:editId="5FFC43C1">
                <wp:simplePos x="0" y="0"/>
                <wp:positionH relativeFrom="column">
                  <wp:posOffset>199898</wp:posOffset>
                </wp:positionH>
                <wp:positionV relativeFrom="paragraph">
                  <wp:posOffset>2959735</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0C6C07C7" w:rsidR="00C94B76" w:rsidRPr="00EA7822" w:rsidRDefault="00C94B76" w:rsidP="00C94B76">
                            <w:pPr>
                              <w:pStyle w:val="Caption"/>
                              <w:rPr>
                                <w:sz w:val="22"/>
                                <w:szCs w:val="22"/>
                              </w:rPr>
                            </w:pPr>
                            <w:r>
                              <w:t xml:space="preserve">Figure </w:t>
                            </w:r>
                            <w:fldSimple w:instr=" SEQ Figure \* ARABIC ">
                              <w:r w:rsidR="00405021">
                                <w:rPr>
                                  <w:noProof/>
                                </w:rPr>
                                <w:t>4</w:t>
                              </w:r>
                            </w:fldSimple>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8" type="#_x0000_t202" style="position:absolute;left:0;text-align:left;margin-left:15.75pt;margin-top:233.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" stroked="f">
                <v:textbox style="mso-fit-shape-to-text:t" inset="0,0,0,0">
                  <w:txbxContent>
                    <w:p w14:paraId="0EEC3C92" w14:textId="0C6C07C7" w:rsidR="00C94B76" w:rsidRPr="00EA7822" w:rsidRDefault="00C94B76" w:rsidP="00C94B76">
                      <w:pPr>
                        <w:pStyle w:val="Caption"/>
                        <w:rPr>
                          <w:sz w:val="22"/>
                          <w:szCs w:val="22"/>
                        </w:rPr>
                      </w:pPr>
                      <w:r>
                        <w:t xml:space="preserve">Figure </w:t>
                      </w:r>
                      <w:r w:rsidR="009F1041">
                        <w:fldChar w:fldCharType="begin"/>
                      </w:r>
                      <w:r w:rsidR="009F1041">
                        <w:instrText xml:space="preserve"> SEQ Figure \* ARABIC </w:instrText>
                      </w:r>
                      <w:r w:rsidR="009F1041">
                        <w:fldChar w:fldCharType="separate"/>
                      </w:r>
                      <w:r w:rsidR="00405021">
                        <w:rPr>
                          <w:noProof/>
                        </w:rPr>
                        <w:t>4</w:t>
                      </w:r>
                      <w:r w:rsidR="009F1041">
                        <w:rPr>
                          <w:noProof/>
                        </w:rPr>
                        <w:fldChar w:fldCharType="end"/>
                      </w:r>
                      <w:r>
                        <w:t xml:space="preserve">. </w:t>
                      </w:r>
                      <w:r w:rsidRPr="00571301">
                        <w:t>Example of a unit test.</w:t>
                      </w:r>
                    </w:p>
                  </w:txbxContent>
                </v:textbox>
                <w10:wrap type="topAndBottom"/>
              </v:shape>
            </w:pict>
          </mc:Fallback>
        </mc:AlternateContent>
      </w:r>
      <w:r w:rsidRPr="002003A2">
        <w:rPr>
          <w:noProof/>
          <w:highlight w:val="yellow"/>
        </w:rPr>
        <w:drawing>
          <wp:anchor distT="0" distB="0" distL="114300" distR="114300" simplePos="0" relativeHeight="251664384" behindDoc="0" locked="0" layoutInCell="1" allowOverlap="1" wp14:anchorId="36DD434B" wp14:editId="74B660CA">
            <wp:simplePos x="0" y="0"/>
            <wp:positionH relativeFrom="column">
              <wp:posOffset>44196</wp:posOffset>
            </wp:positionH>
            <wp:positionV relativeFrom="paragraph">
              <wp:posOffset>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r w:rsidR="00DF34FE" w:rsidRPr="002003A2">
        <w:t>In the example above a utility function is introduced – “</w:t>
      </w:r>
      <w:proofErr w:type="spellStart"/>
      <w:r w:rsidR="00DF34FE" w:rsidRPr="002003A2">
        <w:t>ParseBoardState</w:t>
      </w:r>
      <w:proofErr w:type="spellEnd"/>
      <w:r w:rsidR="00DF34FE" w:rsidRPr="002003A2">
        <w:t xml:space="preserve">”.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w:t>
      </w:r>
      <w:r w:rsidR="00DF34FE" w:rsidRPr="002003A2">
        <w:lastRenderedPageBreak/>
        <w:t>“.”, “R”, and “B” characters are allowed, specifying empty cell, cell occupied by the red player, and a cell occupied by the blue player respectively.</w:t>
      </w:r>
    </w:p>
    <w:p w14:paraId="75BAD2D4" w14:textId="2C7496F8" w:rsidR="007E7AE9" w:rsidRPr="002003A2" w:rsidRDefault="00DF34FE" w:rsidP="00A95BEE">
      <w:pPr>
        <w:pStyle w:val="NormalText"/>
      </w:pPr>
      <w:r w:rsidRPr="002003A2">
        <w:t>“</w:t>
      </w:r>
      <w:proofErr w:type="spellStart"/>
      <w:r w:rsidRPr="002003A2">
        <w:t>TestUtils</w:t>
      </w:r>
      <w:proofErr w:type="spellEnd"/>
      <w:r w:rsidRPr="002003A2">
        <w:t xml:space="preserve">” class is used to host </w:t>
      </w:r>
      <w:proofErr w:type="gramStart"/>
      <w:r w:rsidRPr="002003A2">
        <w:t>aforementioned and</w:t>
      </w:r>
      <w:proofErr w:type="gramEnd"/>
      <w:r w:rsidRPr="002003A2">
        <w:t xml:space="preserve"> other utility functions. A different function can be used to generate a sequence of grid coordinates which is used for testing algorithms related to cycle search.</w:t>
      </w:r>
      <w:r w:rsidR="00147D79" w:rsidRPr="002003A2">
        <w:t xml:space="preserve"> In that case the similar string format is used, but instead grid cells have numbers which represent indexes of grid cells in the resulting array. </w:t>
      </w:r>
      <w:r w:rsidR="007E7AE9" w:rsidRPr="002003A2">
        <w:rPr>
          <w:highlight w:val="red"/>
          <w:bdr w:val="none" w:sz="0" w:space="0" w:color="auto" w:frame="1"/>
        </w:rPr>
        <w:fldChar w:fldCharType="begin"/>
      </w:r>
      <w:r w:rsidR="007E7AE9" w:rsidRPr="002003A2">
        <w:rPr>
          <w:highlight w:val="red"/>
          <w:bdr w:val="none" w:sz="0" w:space="0" w:color="auto" w:frame="1"/>
        </w:rPr>
        <w:instrText xml:space="preserve"> INCLUDEPICTURE "https://lh3.googleusercontent.com/MWO-bhLnFvyfRbMnGMR-Li8X_Gwh--5teVBXoyoPFtHHpcad56a5OZFugNegJVN74EPvp2ZDUT1dv5NmAHbrNp79egoArQFMbwhYGeY9pO8GxjdeFuJPt2TBOQcVrjyXPksiGh71" \* MERGEFORMATINET </w:instrText>
      </w:r>
      <w:r w:rsidR="00473025">
        <w:rPr>
          <w:highlight w:val="red"/>
          <w:bdr w:val="none" w:sz="0" w:space="0" w:color="auto" w:frame="1"/>
        </w:rPr>
        <w:fldChar w:fldCharType="separate"/>
      </w:r>
      <w:r w:rsidR="007E7AE9" w:rsidRPr="002003A2">
        <w:rPr>
          <w:highlight w:val="red"/>
          <w:bdr w:val="none" w:sz="0" w:space="0" w:color="auto" w:frame="1"/>
        </w:rPr>
        <w:fldChar w:fldCharType="end"/>
      </w:r>
    </w:p>
    <w:p w14:paraId="29895217" w14:textId="0602FF63" w:rsidR="007E7AE9" w:rsidRPr="002003A2" w:rsidRDefault="007E7AE9" w:rsidP="0045762E">
      <w:pPr>
        <w:pStyle w:val="Heading3"/>
        <w:spacing w:line="276" w:lineRule="auto"/>
        <w:rPr>
          <w:lang w:val="en-GB"/>
        </w:rPr>
      </w:pPr>
      <w:bookmarkStart w:id="22" w:name="_Toc93849289"/>
      <w:r w:rsidRPr="002003A2">
        <w:rPr>
          <w:lang w:val="en-GB"/>
        </w:rPr>
        <w:t>Deployment</w:t>
      </w:r>
      <w:r w:rsidR="005337D1" w:rsidRPr="002003A2">
        <w:rPr>
          <w:lang w:val="en-GB"/>
        </w:rPr>
        <w:t xml:space="preserve"> and hosting</w:t>
      </w:r>
      <w:bookmarkEnd w:id="22"/>
    </w:p>
    <w:p w14:paraId="69B006E1" w14:textId="57A3FF77" w:rsidR="005337D1" w:rsidRPr="00497856" w:rsidRDefault="005337D1" w:rsidP="00A95BEE">
      <w:pPr>
        <w:pStyle w:val="NormalText"/>
      </w:pPr>
      <w:r w:rsidRPr="00497856">
        <w:t xml:space="preserve">A couple of factors were </w:t>
      </w:r>
      <w:proofErr w:type="gramStart"/>
      <w:r w:rsidRPr="00497856">
        <w:t>taking into account</w:t>
      </w:r>
      <w:proofErr w:type="gramEnd"/>
      <w:r w:rsidRPr="00497856">
        <w:t xml:space="preserve"> when choosing a hosting platform:</w:t>
      </w:r>
    </w:p>
    <w:p w14:paraId="498C6C38" w14:textId="18309883" w:rsidR="005337D1" w:rsidRPr="00497856" w:rsidRDefault="005337D1" w:rsidP="00A95BEE">
      <w:pPr>
        <w:pStyle w:val="NormalText"/>
        <w:numPr>
          <w:ilvl w:val="0"/>
          <w:numId w:val="19"/>
        </w:numPr>
      </w:pPr>
      <w:r w:rsidRPr="00497856">
        <w:t>Support for the chosen architecture – ultimately the hosting platform would need to be able to run a .NET Core binary which backend server is compiled to.</w:t>
      </w:r>
    </w:p>
    <w:p w14:paraId="1B57904A" w14:textId="128CA0F8" w:rsidR="005337D1" w:rsidRPr="00497856" w:rsidRDefault="005337D1" w:rsidP="00A95BEE">
      <w:pPr>
        <w:pStyle w:val="NormalText"/>
        <w:numPr>
          <w:ilvl w:val="0"/>
          <w:numId w:val="19"/>
        </w:numPr>
      </w:pPr>
      <w:r w:rsidRPr="00497856">
        <w:t xml:space="preserve">Flexibility – </w:t>
      </w:r>
      <w:r w:rsidR="000E7EFA" w:rsidRPr="00497856">
        <w:t xml:space="preserve">hosting platforms vary in the amount of control they give to the users. It can range from hosting lambda-functions </w:t>
      </w:r>
      <w:sdt>
        <w:sdtPr>
          <w:id w:val="20361879"/>
          <w:citation/>
        </w:sdtPr>
        <w:sdtEndPr/>
        <w:sdtContent>
          <w:r w:rsidR="000A70D5" w:rsidRPr="00497856">
            <w:fldChar w:fldCharType="begin"/>
          </w:r>
          <w:r w:rsidR="0001574E" w:rsidRPr="00A95BEE">
            <w:rPr>
              <w:lang w:val="en-US"/>
            </w:rPr>
            <w:instrText xml:space="preserve">CITATION Avi \l 1045 </w:instrText>
          </w:r>
          <w:r w:rsidR="000A70D5" w:rsidRPr="00497856">
            <w:fldChar w:fldCharType="separate"/>
          </w:r>
          <w:r w:rsidR="0001574E" w:rsidRPr="00A95BEE">
            <w:rPr>
              <w:noProof/>
              <w:lang w:val="en-US"/>
            </w:rPr>
            <w:t>(5)</w:t>
          </w:r>
          <w:r w:rsidR="000A70D5" w:rsidRPr="00497856">
            <w:fldChar w:fldCharType="end"/>
          </w:r>
        </w:sdtContent>
      </w:sdt>
      <w:r w:rsidR="000E7EFA" w:rsidRPr="00497856">
        <w:t xml:space="preserve"> where users define individual request handlers and don’t have any much control, to dedicated servers where a bare-metal machine is </w:t>
      </w:r>
      <w:proofErr w:type="gramStart"/>
      <w:r w:rsidR="000E7EFA" w:rsidRPr="00497856">
        <w:t>provide</w:t>
      </w:r>
      <w:ins w:id="23" w:author="Barbara Karpowicz" w:date="2022-01-26T19:09:00Z">
        <w:r w:rsidR="00435537">
          <w:t>d</w:t>
        </w:r>
      </w:ins>
      <w:proofErr w:type="gramEnd"/>
      <w:r w:rsidR="000E7EFA" w:rsidRPr="00497856">
        <w:t xml:space="preserve"> and users can configure anything starting from the installed OS.</w:t>
      </w:r>
    </w:p>
    <w:p w14:paraId="5760AF23" w14:textId="6001D187" w:rsidR="000E7EFA" w:rsidRPr="00497856" w:rsidRDefault="000E7EFA" w:rsidP="0045762E">
      <w:pPr>
        <w:pStyle w:val="BodyText"/>
        <w:numPr>
          <w:ilvl w:val="0"/>
          <w:numId w:val="19"/>
        </w:numPr>
        <w:spacing w:line="276" w:lineRule="auto"/>
        <w:rPr>
          <w:lang w:val="en-GB"/>
        </w:rPr>
      </w:pPr>
      <w:r w:rsidRPr="00497856">
        <w:rPr>
          <w:lang w:val="en-GB"/>
        </w:rPr>
        <w:t>Cost</w:t>
      </w:r>
    </w:p>
    <w:p w14:paraId="61B65037" w14:textId="4D47C00B" w:rsidR="000E7EFA" w:rsidRPr="00497856" w:rsidRDefault="000E7EFA" w:rsidP="0045762E">
      <w:pPr>
        <w:pStyle w:val="BodyText"/>
        <w:numPr>
          <w:ilvl w:val="0"/>
          <w:numId w:val="19"/>
        </w:numPr>
        <w:spacing w:line="276" w:lineRule="auto"/>
        <w:rPr>
          <w:lang w:val="en-GB"/>
        </w:rPr>
      </w:pPr>
      <w:r w:rsidRPr="00497856">
        <w:rPr>
          <w:lang w:val="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497856" w:rsidRDefault="000E7EFA" w:rsidP="00A95BEE">
      <w:pPr>
        <w:pStyle w:val="NormalText"/>
      </w:pPr>
      <w:r w:rsidRPr="00497856">
        <w:t>With that in mind, three hosting providers were examined:</w:t>
      </w:r>
    </w:p>
    <w:p w14:paraId="1D5A3F23" w14:textId="445CD1B2" w:rsidR="000E7EFA" w:rsidRPr="00497856" w:rsidRDefault="000E7EFA" w:rsidP="00A95BEE">
      <w:pPr>
        <w:pStyle w:val="NormalText"/>
        <w:numPr>
          <w:ilvl w:val="0"/>
          <w:numId w:val="21"/>
        </w:numPr>
      </w:pPr>
      <w:proofErr w:type="spellStart"/>
      <w:r w:rsidRPr="00497856">
        <w:t>Hetzner</w:t>
      </w:r>
      <w:proofErr w:type="spellEnd"/>
      <w:r w:rsidRPr="00497856">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497856" w:rsidRDefault="000E7EFA" w:rsidP="00A95BEE">
      <w:pPr>
        <w:pStyle w:val="NormalText"/>
        <w:numPr>
          <w:ilvl w:val="0"/>
          <w:numId w:val="21"/>
        </w:numPr>
      </w:pPr>
      <w:r w:rsidRPr="00497856">
        <w:t xml:space="preserve">Digital ocean – they provide VPS (Virtual Private Server) where users get a virtual machine on a shared dedicated server. Users can pick the </w:t>
      </w:r>
      <w:proofErr w:type="gramStart"/>
      <w:r w:rsidRPr="00497856">
        <w:t>amount</w:t>
      </w:r>
      <w:proofErr w:type="gramEnd"/>
      <w:r w:rsidRPr="00497856">
        <w:t xml:space="preserve"> of resources they need allocated to their VPS: CPU, RAM, disk space. A machine can be ordered from their web UI. Installation is automatic and the server is usually ready within minutes. </w:t>
      </w:r>
      <w:r w:rsidR="00ED0390" w:rsidRPr="00497856">
        <w:t>Costs start at $5 per month for the most basic configuration.</w:t>
      </w:r>
    </w:p>
    <w:p w14:paraId="6E6CB373" w14:textId="2D06E37E" w:rsidR="00ED0390" w:rsidRPr="00497856" w:rsidRDefault="00ED0390" w:rsidP="00A95BEE">
      <w:pPr>
        <w:pStyle w:val="NormalText"/>
        <w:numPr>
          <w:ilvl w:val="0"/>
          <w:numId w:val="21"/>
        </w:numPr>
      </w:pPr>
      <w:r w:rsidRPr="00497856">
        <w:t xml:space="preserve">Heroku – they provide servers but rather provide hosting for apps. There are a number of </w:t>
      </w:r>
      <w:proofErr w:type="gramStart"/>
      <w:r w:rsidRPr="00497856">
        <w:t>tech</w:t>
      </w:r>
      <w:proofErr w:type="gramEnd"/>
      <w:r w:rsidRPr="00497856">
        <w:t xml:space="preserve"> stacks they support, including Node.JS, .NET Core, and Ruby on </w:t>
      </w:r>
      <w:r w:rsidRPr="00497856">
        <w:lastRenderedPageBreak/>
        <w:t xml:space="preserve">Rails. Users don’t have control over the machine used to run the app. The app is provided with the configuration parameters to use, such as the port number for it to listen. </w:t>
      </w:r>
      <w:proofErr w:type="gramStart"/>
      <w:r w:rsidRPr="00497856">
        <w:t>A number of</w:t>
      </w:r>
      <w:proofErr w:type="gramEnd"/>
      <w:r w:rsidRPr="00497856">
        <w:t xml:space="preserve"> optional services can be also added, for example a PostgreSQL database. Interestingly, they offer a free plan where the hosting is free-of-charge</w:t>
      </w:r>
      <w:ins w:id="24" w:author="Barbara Karpowicz" w:date="2022-01-26T19:09:00Z">
        <w:r w:rsidR="00435537">
          <w:t>,</w:t>
        </w:r>
      </w:ins>
      <w:r w:rsidRPr="00497856">
        <w:t xml:space="preserve"> but the app networking throughput is </w:t>
      </w:r>
      <w:proofErr w:type="gramStart"/>
      <w:r w:rsidRPr="00497856">
        <w:t>limited</w:t>
      </w:r>
      <w:proofErr w:type="gramEnd"/>
      <w:r w:rsidRPr="00497856">
        <w:t xml:space="preserve"> and the app is put to sleep when it is not used continuously. The paid plans start at $5 per month.</w:t>
      </w:r>
    </w:p>
    <w:p w14:paraId="2E38B3F6" w14:textId="243B2F49" w:rsidR="00ED0390" w:rsidRPr="00497856" w:rsidRDefault="00ED0390" w:rsidP="00A95BEE">
      <w:pPr>
        <w:pStyle w:val="NormalText"/>
      </w:pPr>
      <w:r w:rsidRPr="00497856">
        <w:t>While Heroku was considered as a strong candidate, the amount of flexibility having</w:t>
      </w:r>
      <w:del w:id="25" w:author="Barbara Karpowicz" w:date="2022-01-26T19:09:00Z">
        <w:r w:rsidRPr="00497856" w:rsidDel="00435537">
          <w:delText xml:space="preserve"> a</w:delText>
        </w:r>
      </w:del>
      <w:r w:rsidRPr="00497856">
        <w:t xml:space="preserve"> separate server offers </w:t>
      </w:r>
      <w:proofErr w:type="gramStart"/>
      <w:r w:rsidRPr="00497856">
        <w:t>was</w:t>
      </w:r>
      <w:proofErr w:type="gramEnd"/>
      <w:r w:rsidRPr="00497856">
        <w:t xml:space="preserve"> a deal-breaker, especially considering that the pricing was similar. Using a free plan on Heroku would significantly hinder the game performance, as the backend server would be put to sleep from time to time.</w:t>
      </w:r>
    </w:p>
    <w:p w14:paraId="0D91BAE5" w14:textId="4A10B663" w:rsidR="00ED0390" w:rsidRPr="002003A2" w:rsidRDefault="00ED0390" w:rsidP="00A95BEE">
      <w:pPr>
        <w:pStyle w:val="NormalText"/>
      </w:pPr>
      <w:r w:rsidRPr="00497856">
        <w:t xml:space="preserve">In the end, Digital Ocean was chosen as a hosting platform, running an Ubuntu operating system. </w:t>
      </w:r>
      <w:r w:rsidR="00B525E0" w:rsidRPr="00497856">
        <w:t>Provisioning can be done through SSH. The server’s firewall is configured to accept TCP connections on a provided port. And a .NET Core runtime is installed to run the game server binary.</w:t>
      </w:r>
    </w:p>
    <w:p w14:paraId="06477D7D" w14:textId="7FD28E59" w:rsidR="007E7AE9" w:rsidRPr="002003A2" w:rsidRDefault="007E7AE9" w:rsidP="0045762E">
      <w:pPr>
        <w:pStyle w:val="Heading2"/>
        <w:pageBreakBefore/>
        <w:spacing w:line="276" w:lineRule="auto"/>
        <w:ind w:left="357" w:hanging="357"/>
        <w:rPr>
          <w:lang w:val="en-GB"/>
        </w:rPr>
      </w:pPr>
      <w:bookmarkStart w:id="26" w:name="_Toc93849290"/>
      <w:r w:rsidRPr="002003A2">
        <w:rPr>
          <w:lang w:val="en-GB"/>
        </w:rPr>
        <w:lastRenderedPageBreak/>
        <w:t>Game state</w:t>
      </w:r>
      <w:bookmarkEnd w:id="26"/>
    </w:p>
    <w:p w14:paraId="7FA5D75C" w14:textId="6985B610" w:rsidR="007E7AE9" w:rsidRPr="002003A2" w:rsidRDefault="007E7AE9" w:rsidP="0045762E">
      <w:pPr>
        <w:pStyle w:val="Heading3"/>
        <w:spacing w:line="276" w:lineRule="auto"/>
        <w:rPr>
          <w:lang w:val="en-GB"/>
        </w:rPr>
      </w:pPr>
      <w:bookmarkStart w:id="27" w:name="_Toc93849291"/>
      <w:r w:rsidRPr="002003A2">
        <w:rPr>
          <w:lang w:val="en-GB"/>
        </w:rPr>
        <w:t>Game state data structure</w:t>
      </w:r>
      <w:bookmarkEnd w:id="27"/>
    </w:p>
    <w:p w14:paraId="7CDDBFF1" w14:textId="17DDB364" w:rsidR="007E7AE9" w:rsidRPr="00E70B0E" w:rsidRDefault="007E7AE9" w:rsidP="00A95BEE">
      <w:pPr>
        <w:pStyle w:val="NormalText"/>
        <w:rPr>
          <w:b/>
          <w:bCs/>
        </w:rPr>
      </w:pPr>
      <w:r w:rsidRPr="002003A2">
        <w:t xml:space="preserve">The game state consists of a </w:t>
      </w:r>
      <w:r w:rsidR="004934FE" w:rsidRPr="002003A2">
        <w:t>2-dimensional</w:t>
      </w:r>
      <w:r w:rsidRPr="002003A2">
        <w:t xml:space="preserve"> array describing each grid cell position as well as a list of captures that were performed during the game.</w:t>
      </w:r>
      <w:r w:rsidR="00E70B0E">
        <w:t xml:space="preserve"> The code snippet defining the data structure is depicted on the Figure 5</w:t>
      </w:r>
      <w:r w:rsidR="00E70B0E">
        <w:rPr>
          <w:b/>
          <w:bCs/>
        </w:rPr>
        <w:t>.</w:t>
      </w:r>
    </w:p>
    <w:p w14:paraId="6219797C" w14:textId="77777777" w:rsidR="007E7AE9" w:rsidRPr="002003A2" w:rsidRDefault="007E7AE9" w:rsidP="00A95BEE">
      <w:pPr>
        <w:pStyle w:val="NormalText"/>
      </w:pPr>
      <w:r w:rsidRPr="002003A2">
        <w:t>Each cell state consists of:</w:t>
      </w:r>
    </w:p>
    <w:p w14:paraId="06566A7C" w14:textId="77777777" w:rsidR="007E7AE9" w:rsidRPr="002003A2" w:rsidRDefault="007E7AE9" w:rsidP="00A95BEE">
      <w:pPr>
        <w:pStyle w:val="NormalText"/>
        <w:numPr>
          <w:ilvl w:val="0"/>
          <w:numId w:val="1"/>
        </w:numPr>
      </w:pPr>
      <w:r w:rsidRPr="002003A2">
        <w:t>Vacancy flag - whether this cell was claimed by the player.</w:t>
      </w:r>
    </w:p>
    <w:p w14:paraId="3C3FC1C2" w14:textId="194700D5" w:rsidR="007E7AE9" w:rsidRPr="002003A2" w:rsidRDefault="007E7AE9" w:rsidP="00A95BEE">
      <w:pPr>
        <w:pStyle w:val="NormalText"/>
        <w:numPr>
          <w:ilvl w:val="0"/>
          <w:numId w:val="1"/>
        </w:numPr>
      </w:pPr>
      <w:r w:rsidRPr="002003A2">
        <w:t>Their player that claimed this cell - only in case this cell is claimed.</w:t>
      </w:r>
    </w:p>
    <w:p w14:paraId="74F8F77B" w14:textId="36B2AEEC" w:rsidR="007E7AE9" w:rsidRPr="002003A2" w:rsidRDefault="00662005" w:rsidP="00A95BEE">
      <w:pPr>
        <w:pStyle w:val="NormalText"/>
        <w:numPr>
          <w:ilvl w:val="0"/>
          <w:numId w:val="1"/>
        </w:numPr>
      </w:pPr>
      <w:r w:rsidRPr="002003A2">
        <w:rPr>
          <w:noProof/>
        </w:rPr>
        <w:drawing>
          <wp:anchor distT="0" distB="0" distL="114300" distR="114300" simplePos="0" relativeHeight="251667456" behindDoc="0" locked="0" layoutInCell="1" allowOverlap="1" wp14:anchorId="2BCBEA7A" wp14:editId="4EC5DDC9">
            <wp:simplePos x="0" y="0"/>
            <wp:positionH relativeFrom="column">
              <wp:posOffset>-78232</wp:posOffset>
            </wp:positionH>
            <wp:positionV relativeFrom="paragraph">
              <wp:posOffset>312420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2003A2">
        <w:t>Captured flag - whether the dot placed in this cell is captured by the opponent.</w:t>
      </w:r>
    </w:p>
    <w:p w14:paraId="0E3B18E1" w14:textId="585E2864" w:rsidR="007E7AE9" w:rsidRPr="002003A2" w:rsidRDefault="00662005" w:rsidP="00A95BEE">
      <w:pPr>
        <w:pStyle w:val="NormalText"/>
      </w:pPr>
      <w:r w:rsidRPr="002003A2">
        <w:rPr>
          <w:noProof/>
        </w:rPr>
        <mc:AlternateContent>
          <mc:Choice Requires="wps">
            <w:drawing>
              <wp:anchor distT="0" distB="0" distL="114300" distR="114300" simplePos="0" relativeHeight="251694080" behindDoc="0" locked="0" layoutInCell="1" allowOverlap="1" wp14:anchorId="02FBCD43" wp14:editId="76C8FB00">
                <wp:simplePos x="0" y="0"/>
                <wp:positionH relativeFrom="column">
                  <wp:posOffset>49784</wp:posOffset>
                </wp:positionH>
                <wp:positionV relativeFrom="paragraph">
                  <wp:posOffset>4445127</wp:posOffset>
                </wp:positionV>
                <wp:extent cx="6244590" cy="635"/>
                <wp:effectExtent l="0" t="0" r="3810" b="12065"/>
                <wp:wrapTopAndBottom/>
                <wp:docPr id="32" name="Text Box 32"/>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14:paraId="3CEFAB2A" w14:textId="423ED237" w:rsidR="00662005" w:rsidRPr="007063A2" w:rsidRDefault="00662005" w:rsidP="00662005">
                            <w:pPr>
                              <w:pStyle w:val="Caption"/>
                              <w:rPr>
                                <w:noProof/>
                              </w:rPr>
                            </w:pPr>
                            <w:r>
                              <w:t xml:space="preserve">Figure </w:t>
                            </w:r>
                            <w:fldSimple w:instr=" SEQ Figure \* ARABIC ">
                              <w:r w:rsidR="00405021">
                                <w:rPr>
                                  <w:noProof/>
                                </w:rPr>
                                <w:t>5</w:t>
                              </w:r>
                            </w:fldSimple>
                            <w:r>
                              <w:rPr>
                                <w:lang w:val="pl-PL"/>
                              </w:rPr>
                              <w:t xml:space="preserve">. </w:t>
                            </w:r>
                            <w:r w:rsidRPr="00065369">
                              <w:t>Board state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BCD43" id="Text Box 32" o:spid="_x0000_s1029" type="#_x0000_t202" style="position:absolute;left:0;text-align:left;margin-left:3.9pt;margin-top:350pt;width:491.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rgsGgIAAD8EAAAOAAAAZHJzL2Uyb0RvYy54bWysU8Fu2zAMvQ/YPwi6L07SNti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" stroked="f">
                <v:textbox style="mso-fit-shape-to-text:t" inset="0,0,0,0">
                  <w:txbxContent>
                    <w:p w14:paraId="3CEFAB2A" w14:textId="423ED237" w:rsidR="00662005" w:rsidRPr="007063A2" w:rsidRDefault="00662005" w:rsidP="00662005">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5</w:t>
                      </w:r>
                      <w:r w:rsidR="009F1041">
                        <w:rPr>
                          <w:noProof/>
                        </w:rPr>
                        <w:fldChar w:fldCharType="end"/>
                      </w:r>
                      <w:r>
                        <w:rPr>
                          <w:lang w:val="pl-PL"/>
                        </w:rPr>
                        <w:t xml:space="preserve">. </w:t>
                      </w:r>
                      <w:r w:rsidRPr="00065369">
                        <w:t>Board state</w:t>
                      </w:r>
                      <w:r>
                        <w:rPr>
                          <w:noProof/>
                        </w:rPr>
                        <w:t>.</w:t>
                      </w:r>
                    </w:p>
                  </w:txbxContent>
                </v:textbox>
                <w10:wrap type="topAndBottom"/>
              </v:shape>
            </w:pict>
          </mc:Fallback>
        </mc:AlternateContent>
      </w:r>
    </w:p>
    <w:p w14:paraId="21528E99" w14:textId="15F6AD66" w:rsidR="000A70D5" w:rsidRDefault="007E7AE9" w:rsidP="00A95BEE">
      <w:pPr>
        <w:pStyle w:val="NormalText"/>
      </w:pPr>
      <w:r w:rsidRPr="002003A2">
        <w:t>Each capture entry in the list includes a player that made the capture as well as the list of grid coordinates of dots that participated in the enclosure of enemy units.</w:t>
      </w:r>
    </w:p>
    <w:p w14:paraId="3EE5EE60" w14:textId="0A799B53" w:rsidR="00147D79" w:rsidRPr="002003A2" w:rsidRDefault="000A70D5" w:rsidP="000A70D5">
      <w:pPr>
        <w:rPr>
          <w:lang w:val="en-GB"/>
        </w:rPr>
      </w:pPr>
      <w:r>
        <w:rPr>
          <w:lang w:val="en-GB"/>
        </w:rPr>
        <w:br w:type="page"/>
      </w:r>
    </w:p>
    <w:p w14:paraId="21BCDD43" w14:textId="1C99D292" w:rsidR="007E7AE9" w:rsidRPr="002003A2" w:rsidRDefault="007E7AE9" w:rsidP="0045762E">
      <w:pPr>
        <w:pStyle w:val="Heading3"/>
        <w:spacing w:line="276" w:lineRule="auto"/>
        <w:rPr>
          <w:lang w:val="en-GB"/>
        </w:rPr>
      </w:pPr>
      <w:bookmarkStart w:id="28" w:name="_Toc93849292"/>
      <w:r w:rsidRPr="002003A2">
        <w:rPr>
          <w:lang w:val="en-GB"/>
        </w:rPr>
        <w:lastRenderedPageBreak/>
        <w:t>Updating the game state with new move</w:t>
      </w:r>
      <w:bookmarkEnd w:id="28"/>
    </w:p>
    <w:p w14:paraId="0CA51C61" w14:textId="27EA1157" w:rsidR="005C066B" w:rsidRPr="002003A2" w:rsidRDefault="007E7AE9" w:rsidP="00A95BEE">
      <w:pPr>
        <w:pStyle w:val="NormalText"/>
      </w:pPr>
      <w:r w:rsidRPr="002003A2">
        <w:t>With eve</w:t>
      </w:r>
      <w:r w:rsidR="005C066B" w:rsidRPr="002003A2">
        <w:t xml:space="preserve">ry move we perform a cycle search to find new enclosed areas. Dots placed on the square grid form an effective graph with their </w:t>
      </w:r>
      <w:r w:rsidR="00EC2BC5" w:rsidRPr="002003A2">
        <w:t>neighbours</w:t>
      </w:r>
      <w:r w:rsidR="005C066B" w:rsidRPr="002003A2">
        <w:t>. A depth-first search algorithm is used to find cycles in this graph. Cycles are also validated to not be composed from multiple larger cycles.</w:t>
      </w:r>
    </w:p>
    <w:p w14:paraId="3ECBFD31" w14:textId="501F59B4" w:rsidR="005C066B" w:rsidRPr="002003A2" w:rsidRDefault="005C066B" w:rsidP="00A95BEE">
      <w:pPr>
        <w:pStyle w:val="NormalText"/>
      </w:pPr>
      <w:r w:rsidRPr="002003A2">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2003A2" w:rsidRDefault="00471B20" w:rsidP="0045762E">
      <w:pPr>
        <w:pStyle w:val="Heading3"/>
        <w:spacing w:line="276" w:lineRule="auto"/>
        <w:rPr>
          <w:lang w:val="en-GB"/>
        </w:rPr>
      </w:pPr>
      <w:bookmarkStart w:id="29" w:name="_Toc93849293"/>
      <w:r w:rsidRPr="002003A2">
        <w:rPr>
          <w:lang w:val="en-GB"/>
        </w:rPr>
        <w:t>Representing cycles</w:t>
      </w:r>
      <w:bookmarkEnd w:id="29"/>
    </w:p>
    <w:p w14:paraId="5DC12BC0" w14:textId="0E0D4083" w:rsidR="00471B20" w:rsidRPr="002003A2" w:rsidRDefault="00471B20" w:rsidP="00A95BEE">
      <w:pPr>
        <w:pStyle w:val="NormalText"/>
      </w:pPr>
      <w:r w:rsidRPr="002003A2">
        <w:t xml:space="preserve">One of the core data-structures used by the algorithm is a cycle. Cycle is closed sequence of </w:t>
      </w:r>
      <w:r w:rsidR="0091370A" w:rsidRPr="002003A2">
        <w:t xml:space="preserve">distinct </w:t>
      </w:r>
      <w:r w:rsidRPr="002003A2">
        <w:t xml:space="preserve">points on a grid. </w:t>
      </w:r>
      <w:r w:rsidR="00A63058" w:rsidRPr="002003A2">
        <w:t>Each point must be adjacent to the previous and next points in the cycle either horizontally or diagonally. In-memory cycles are represented as arrays of grid coordinates (row and column).</w:t>
      </w:r>
    </w:p>
    <w:p w14:paraId="61B53C04" w14:textId="2D2DD917" w:rsidR="00A63058" w:rsidRPr="002003A2" w:rsidRDefault="000A70D5" w:rsidP="00A95BEE">
      <w:pPr>
        <w:pStyle w:val="NormalText"/>
      </w:pPr>
      <w:r w:rsidRPr="002003A2">
        <w:rPr>
          <w:noProof/>
        </w:rPr>
        <mc:AlternateContent>
          <mc:Choice Requires="wps">
            <w:drawing>
              <wp:anchor distT="0" distB="0" distL="114300" distR="114300" simplePos="0" relativeHeight="251697152" behindDoc="0" locked="0" layoutInCell="1" allowOverlap="1" wp14:anchorId="68C44DD4" wp14:editId="7C59D7FE">
                <wp:simplePos x="0" y="0"/>
                <wp:positionH relativeFrom="column">
                  <wp:posOffset>1156970</wp:posOffset>
                </wp:positionH>
                <wp:positionV relativeFrom="paragraph">
                  <wp:posOffset>4170412</wp:posOffset>
                </wp:positionV>
                <wp:extent cx="3135630" cy="635"/>
                <wp:effectExtent l="0" t="0" r="1270" b="12065"/>
                <wp:wrapTopAndBottom/>
                <wp:docPr id="33" name="Text Box 33"/>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216BB77F" w14:textId="3C284228" w:rsidR="00662005" w:rsidRPr="003F45A0" w:rsidRDefault="00662005" w:rsidP="00662005">
                            <w:pPr>
                              <w:pStyle w:val="Caption"/>
                              <w:rPr>
                                <w:noProof/>
                              </w:rPr>
                            </w:pPr>
                            <w:r>
                              <w:t xml:space="preserve">Figure </w:t>
                            </w:r>
                            <w:fldSimple w:instr=" SEQ Figure \* ARABIC ">
                              <w:r w:rsidR="00405021">
                                <w:rPr>
                                  <w:noProof/>
                                </w:rPr>
                                <w:t>6</w:t>
                              </w:r>
                            </w:fldSimple>
                            <w:r w:rsidRPr="00811BB3">
                              <w:t>. A cycle of 7 red points around a single blue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44DD4" id="Text Box 33" o:spid="_x0000_s1030" type="#_x0000_t202" style="position:absolute;left:0;text-align:left;margin-left:91.1pt;margin-top:328.4pt;width:24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NE+Gg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nns/nt3ZxCkmJ389t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" stroked="f">
                <v:textbox style="mso-fit-shape-to-text:t" inset="0,0,0,0">
                  <w:txbxContent>
                    <w:p w14:paraId="216BB77F" w14:textId="3C284228" w:rsidR="00662005" w:rsidRPr="003F45A0" w:rsidRDefault="00662005" w:rsidP="00662005">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6</w:t>
                      </w:r>
                      <w:r w:rsidR="009F1041">
                        <w:rPr>
                          <w:noProof/>
                        </w:rPr>
                        <w:fldChar w:fldCharType="end"/>
                      </w:r>
                      <w:r w:rsidRPr="00811BB3">
                        <w:t>. A cycle of 7 red points around a single blue one.</w:t>
                      </w:r>
                    </w:p>
                  </w:txbxContent>
                </v:textbox>
                <w10:wrap type="topAndBottom"/>
              </v:shape>
            </w:pict>
          </mc:Fallback>
        </mc:AlternateContent>
      </w:r>
      <w:r w:rsidRPr="002003A2">
        <w:rPr>
          <w:noProof/>
          <w:highlight w:val="yellow"/>
        </w:rPr>
        <w:drawing>
          <wp:anchor distT="0" distB="0" distL="114300" distR="114300" simplePos="0" relativeHeight="251695104" behindDoc="0" locked="0" layoutInCell="1" allowOverlap="1" wp14:anchorId="397BA0E8" wp14:editId="7BDD99F3">
            <wp:simplePos x="0" y="0"/>
            <wp:positionH relativeFrom="column">
              <wp:posOffset>1156970</wp:posOffset>
            </wp:positionH>
            <wp:positionV relativeFrom="paragraph">
              <wp:posOffset>1418016</wp:posOffset>
            </wp:positionV>
            <wp:extent cx="3136138" cy="2710242"/>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0000" t="7176" r="12857" b="11369"/>
                    <a:stretch/>
                  </pic:blipFill>
                  <pic:spPr bwMode="auto">
                    <a:xfrm>
                      <a:off x="0" y="0"/>
                      <a:ext cx="3136138" cy="2710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058" w:rsidRPr="002003A2">
        <w:t xml:space="preserve">There are many ways that a single set of points can be ordered in an array: different points can be chosen as the begging of the cycle, and the enumeration direction can be either clockwise or </w:t>
      </w:r>
      <w:proofErr w:type="gramStart"/>
      <w:r w:rsidR="00A63058" w:rsidRPr="002003A2">
        <w:t>counter-clockwise</w:t>
      </w:r>
      <w:proofErr w:type="gramEnd"/>
      <w:r w:rsidR="00A63058" w:rsidRPr="002003A2">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5AB290EF" w14:textId="157C6631" w:rsidR="00471B20" w:rsidRPr="000A70D5" w:rsidRDefault="00A63058" w:rsidP="00A95BEE">
      <w:pPr>
        <w:pStyle w:val="NormalText"/>
      </w:pPr>
      <w:r w:rsidRPr="002003A2">
        <w:t xml:space="preserve">For those reasons cycles are always stored normalized. Normalized cycles must have their points ordered clockwise. And the starting point must be the one with the smallest row </w:t>
      </w:r>
      <w:r w:rsidRPr="002003A2">
        <w:lastRenderedPageBreak/>
        <w:t xml:space="preserve">coordinate. If there are multiple points on the lowest row, the one with the smallest column coordinate is taken. As a reminder, rows and columns are counted from the bottom-left corner of the game board, starting from (0; 0). Figure </w:t>
      </w:r>
      <w:r w:rsidR="0027213F">
        <w:t>6</w:t>
      </w:r>
      <w:r w:rsidRPr="002003A2">
        <w:t xml:space="preserve"> displays a normalized cycle</w:t>
      </w:r>
      <w:r w:rsidR="00793AE4" w:rsidRPr="002003A2">
        <w:t>. Numbers in points depict the index of said point in the internal array representing the cycle.</w:t>
      </w:r>
    </w:p>
    <w:p w14:paraId="0569319F" w14:textId="4787DC39" w:rsidR="00793AE4" w:rsidRPr="002003A2" w:rsidRDefault="00793AE4" w:rsidP="00A95BEE">
      <w:pPr>
        <w:pStyle w:val="NormalText"/>
      </w:pPr>
      <w:r w:rsidRPr="002003A2">
        <w:t>Normalization is performed using “Normalize” method in the “Cycle” class. It will mutate the instance it is called upon to have it be normalized. Normalization is done in two steps:</w:t>
      </w:r>
    </w:p>
    <w:p w14:paraId="5B4DCCF5" w14:textId="11EC741F" w:rsidR="00793AE4" w:rsidRPr="002003A2" w:rsidRDefault="00793AE4" w:rsidP="00A95BEE">
      <w:pPr>
        <w:pStyle w:val="NormalText"/>
        <w:numPr>
          <w:ilvl w:val="0"/>
          <w:numId w:val="6"/>
        </w:numPr>
      </w:pPr>
      <w:r w:rsidRPr="002003A2">
        <w:t>Determining the current enumeration direction (clockwise or counter-clockwise) and reversing the array if the direction is counter-clockwise.</w:t>
      </w:r>
    </w:p>
    <w:p w14:paraId="2CD55027" w14:textId="36B4028E" w:rsidR="00793AE4" w:rsidRPr="002003A2" w:rsidRDefault="000A70D5" w:rsidP="00A95BEE">
      <w:pPr>
        <w:pStyle w:val="NormalText"/>
        <w:numPr>
          <w:ilvl w:val="0"/>
          <w:numId w:val="6"/>
        </w:numPr>
      </w:pPr>
      <w:r>
        <w:rPr>
          <w:noProof/>
        </w:rPr>
        <mc:AlternateContent>
          <mc:Choice Requires="wps">
            <w:drawing>
              <wp:anchor distT="0" distB="0" distL="114300" distR="114300" simplePos="0" relativeHeight="251707392" behindDoc="0" locked="0" layoutInCell="1" allowOverlap="1" wp14:anchorId="32D2D056" wp14:editId="39AC848D">
                <wp:simplePos x="0" y="0"/>
                <wp:positionH relativeFrom="column">
                  <wp:posOffset>146050</wp:posOffset>
                </wp:positionH>
                <wp:positionV relativeFrom="paragraph">
                  <wp:posOffset>3322320</wp:posOffset>
                </wp:positionV>
                <wp:extent cx="5760720" cy="635"/>
                <wp:effectExtent l="0" t="0" r="5080" b="12065"/>
                <wp:wrapTopAndBottom/>
                <wp:docPr id="39" name="Text Box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A7FE57A" w14:textId="2BDC4883" w:rsidR="000A70D5" w:rsidRPr="00F433EA" w:rsidRDefault="000A70D5" w:rsidP="000A70D5">
                            <w:pPr>
                              <w:pStyle w:val="Caption"/>
                              <w:rPr>
                                <w:noProof/>
                                <w:lang w:val="en-GB"/>
                              </w:rPr>
                            </w:pPr>
                            <w:r>
                              <w:t xml:space="preserve">Figure </w:t>
                            </w:r>
                            <w:fldSimple w:instr=" SEQ Figure \* ARABIC ">
                              <w:r w:rsidR="00405021">
                                <w:rPr>
                                  <w:noProof/>
                                </w:rPr>
                                <w:t>7</w:t>
                              </w:r>
                            </w:fldSimple>
                            <w:r w:rsidRPr="008B1FF8">
                              <w:t>. Examples of different curvatures at a given point in cycle boundary.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2D056" id="Text Box 39" o:spid="_x0000_s1031" type="#_x0000_t202" style="position:absolute;left:0;text-align:left;margin-left:11.5pt;margin-top:261.6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LLk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" stroked="f">
                <v:textbox style="mso-fit-shape-to-text:t" inset="0,0,0,0">
                  <w:txbxContent>
                    <w:p w14:paraId="2A7FE57A" w14:textId="2BDC4883" w:rsidR="000A70D5" w:rsidRPr="00F433EA" w:rsidRDefault="000A70D5" w:rsidP="000A70D5">
                      <w:pPr>
                        <w:pStyle w:val="Caption"/>
                        <w:rPr>
                          <w:noProof/>
                          <w:lang w:val="en-GB"/>
                        </w:rPr>
                      </w:pPr>
                      <w:r>
                        <w:t xml:space="preserve">Figure </w:t>
                      </w:r>
                      <w:r w:rsidR="009F1041">
                        <w:fldChar w:fldCharType="begin"/>
                      </w:r>
                      <w:r w:rsidR="009F1041">
                        <w:instrText xml:space="preserve"> SEQ Figure \* ARABIC </w:instrText>
                      </w:r>
                      <w:r w:rsidR="009F1041">
                        <w:fldChar w:fldCharType="separate"/>
                      </w:r>
                      <w:r w:rsidR="00405021">
                        <w:rPr>
                          <w:noProof/>
                        </w:rPr>
                        <w:t>7</w:t>
                      </w:r>
                      <w:r w:rsidR="009F1041">
                        <w:rPr>
                          <w:noProof/>
                        </w:rPr>
                        <w:fldChar w:fldCharType="end"/>
                      </w:r>
                      <w:r w:rsidRPr="008B1FF8">
                        <w:t>. Examples of different curvatures at a given point in cycle boundary.</w:t>
                      </w:r>
                    </w:p>
                  </w:txbxContent>
                </v:textbox>
                <w10:wrap type="topAndBottom"/>
              </v:shape>
            </w:pict>
          </mc:Fallback>
        </mc:AlternateContent>
      </w:r>
      <w:r w:rsidRPr="002003A2">
        <w:rPr>
          <w:noProof/>
        </w:rPr>
        <w:drawing>
          <wp:anchor distT="0" distB="0" distL="114300" distR="114300" simplePos="0" relativeHeight="251705344" behindDoc="0" locked="0" layoutInCell="1" allowOverlap="1" wp14:anchorId="788F46EC" wp14:editId="51D28651">
            <wp:simplePos x="0" y="0"/>
            <wp:positionH relativeFrom="column">
              <wp:posOffset>146486</wp:posOffset>
            </wp:positionH>
            <wp:positionV relativeFrom="paragraph">
              <wp:posOffset>566803</wp:posOffset>
            </wp:positionV>
            <wp:extent cx="5760720" cy="2698750"/>
            <wp:effectExtent l="0" t="0" r="5080" b="6350"/>
            <wp:wrapTopAndBottom/>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698750"/>
                    </a:xfrm>
                    <a:prstGeom prst="rect">
                      <a:avLst/>
                    </a:prstGeom>
                  </pic:spPr>
                </pic:pic>
              </a:graphicData>
            </a:graphic>
            <wp14:sizeRelH relativeFrom="page">
              <wp14:pctWidth>0</wp14:pctWidth>
            </wp14:sizeRelH>
            <wp14:sizeRelV relativeFrom="page">
              <wp14:pctHeight>0</wp14:pctHeight>
            </wp14:sizeRelV>
          </wp:anchor>
        </w:drawing>
      </w:r>
      <w:r w:rsidR="00793AE4" w:rsidRPr="002003A2">
        <w:t xml:space="preserve">Searching for the minimal point in the array (using </w:t>
      </w:r>
      <w:proofErr w:type="gramStart"/>
      <w:r w:rsidR="00793AE4" w:rsidRPr="002003A2">
        <w:t>aforementioned comparison</w:t>
      </w:r>
      <w:proofErr w:type="gramEnd"/>
      <w:r w:rsidR="00793AE4" w:rsidRPr="002003A2">
        <w:t xml:space="preserve"> rules) and rotating array elements so that the minimal point is at the </w:t>
      </w:r>
      <w:r w:rsidR="00E4050A" w:rsidRPr="002003A2">
        <w:t>index 0.</w:t>
      </w:r>
    </w:p>
    <w:p w14:paraId="5D86909A" w14:textId="33DCEEDE" w:rsidR="00E4050A" w:rsidRPr="002003A2" w:rsidRDefault="00E4050A" w:rsidP="00A95BEE">
      <w:pPr>
        <w:pStyle w:val="NormalText"/>
      </w:pPr>
      <w:r w:rsidRPr="002003A2">
        <w:t xml:space="preserve">For the first stage, while reversing an array is easy using the standard library function, determining an enumeration direction can prove tricky. An operation </w:t>
      </w:r>
      <w:proofErr w:type="gramStart"/>
      <w:r w:rsidRPr="002003A2">
        <w:t>similar to</w:t>
      </w:r>
      <w:proofErr w:type="gramEnd"/>
      <w:r w:rsidRPr="002003A2">
        <w:t xml:space="preserve"> vector cross-product is used. Algorithm is as follows:</w:t>
      </w:r>
    </w:p>
    <w:p w14:paraId="5ACE6146" w14:textId="6D03336C" w:rsidR="00E4050A" w:rsidRPr="002003A2" w:rsidRDefault="00E4050A" w:rsidP="00A95BEE">
      <w:pPr>
        <w:pStyle w:val="NormalText"/>
        <w:numPr>
          <w:ilvl w:val="0"/>
          <w:numId w:val="7"/>
        </w:numPr>
      </w:pPr>
      <w:r w:rsidRPr="002003A2">
        <w:t>For each point in cycle, consider a vector pointing from the previous point in the cycle to the current one, and a vector pointing the current point to the next one in the cycle.</w:t>
      </w:r>
    </w:p>
    <w:p w14:paraId="55447050" w14:textId="0559F48F" w:rsidR="00E4050A" w:rsidRPr="002003A2" w:rsidRDefault="00E4050A" w:rsidP="00A95BEE">
      <w:pPr>
        <w:pStyle w:val="NormalText"/>
        <w:numPr>
          <w:ilvl w:val="0"/>
          <w:numId w:val="7"/>
        </w:numPr>
      </w:pPr>
      <w:r w:rsidRPr="002003A2">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2003A2">
        <w:t>, while horizontal ones will have a length of 1. For the next steps it is important that all vectors are of equal length.</w:t>
      </w:r>
    </w:p>
    <w:p w14:paraId="532ED65A" w14:textId="3C775D80" w:rsidR="00E4050A" w:rsidRPr="002003A2" w:rsidRDefault="00E4050A" w:rsidP="00A95BEE">
      <w:pPr>
        <w:pStyle w:val="NormalText"/>
        <w:numPr>
          <w:ilvl w:val="0"/>
          <w:numId w:val="7"/>
        </w:numPr>
      </w:pPr>
      <w:r w:rsidRPr="002003A2">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2003A2">
        <w:t>. This vector is guaranteed to be parallel to the third-dimension basis</w:t>
      </w:r>
      <w:r w:rsidR="00174F83" w:rsidRPr="002003A2">
        <w:t>.</w:t>
      </w:r>
    </w:p>
    <w:p w14:paraId="67A84103" w14:textId="6B85A381" w:rsidR="00E4050A" w:rsidRPr="002003A2" w:rsidRDefault="00E4050A" w:rsidP="00A95BEE">
      <w:pPr>
        <w:pStyle w:val="NormalText"/>
        <w:numPr>
          <w:ilvl w:val="0"/>
          <w:numId w:val="7"/>
        </w:numPr>
      </w:pPr>
      <w:r w:rsidRPr="002003A2">
        <w:lastRenderedPageBreak/>
        <w:t xml:space="preserve">The z coordinate (third dimension) of that vector </w:t>
      </w:r>
      <w:r w:rsidR="00174F83" w:rsidRPr="002003A2">
        <w:t xml:space="preserve">will be positive if the curvature in that point of the cycle is clockwise, negative if it is </w:t>
      </w:r>
      <w:proofErr w:type="gramStart"/>
      <w:r w:rsidR="00174F83" w:rsidRPr="002003A2">
        <w:t>counter-clockwise</w:t>
      </w:r>
      <w:proofErr w:type="gramEnd"/>
      <w:r w:rsidR="00174F83" w:rsidRPr="002003A2">
        <w:t>, and 0 if the line connecting cycle points is straight in that spot.</w:t>
      </w:r>
      <w:r w:rsidR="0091370A" w:rsidRPr="002003A2">
        <w:t xml:space="preserve"> Refer to Figure 7 for more details.</w:t>
      </w:r>
    </w:p>
    <w:p w14:paraId="1BDDBE62" w14:textId="5D42CBA8" w:rsidR="00174F83" w:rsidRPr="000A70D5" w:rsidRDefault="00174F83" w:rsidP="00A95BEE">
      <w:pPr>
        <w:pStyle w:val="NormalText"/>
        <w:numPr>
          <w:ilvl w:val="0"/>
          <w:numId w:val="7"/>
        </w:numPr>
      </w:pPr>
      <w:r w:rsidRPr="002003A2">
        <w:t xml:space="preserve">Summing up z coordinates calculated for each point in the cycle, we get a total metric for the entire cycle. It will be a positive number if ordering in the cycle is done </w:t>
      </w:r>
      <w:proofErr w:type="gramStart"/>
      <w:r w:rsidRPr="002003A2">
        <w:t>counter-clockwise</w:t>
      </w:r>
      <w:proofErr w:type="gramEnd"/>
      <w:r w:rsidRPr="002003A2">
        <w:t>, and negative otherwise. This algorithm will also be resistant to any local fluctuations in the cycle boundary curvature, such as when the boundary shape is concave.</w:t>
      </w:r>
    </w:p>
    <w:p w14:paraId="7445DEC8" w14:textId="0E57D8D4" w:rsidR="0091370A" w:rsidRPr="002003A2" w:rsidRDefault="0091370A" w:rsidP="00A95BEE">
      <w:pPr>
        <w:pStyle w:val="NormalText"/>
      </w:pPr>
      <w:r w:rsidRPr="002003A2">
        <w:t xml:space="preserve">After obtaining the metric for the whole cycle it is just the matter of reversing the array if the current ordering is </w:t>
      </w:r>
      <w:proofErr w:type="gramStart"/>
      <w:r w:rsidRPr="002003A2">
        <w:t>counter-clockwise</w:t>
      </w:r>
      <w:proofErr w:type="gramEnd"/>
      <w:r w:rsidRPr="002003A2">
        <w:t xml:space="preserve">. Next step in normalization is positioning the minimum point at the index 0. This is achieved by first, finding the current index of the minimum point by linearly searching the whole array. And second, copying </w:t>
      </w:r>
      <w:proofErr w:type="gramStart"/>
      <w:r w:rsidRPr="002003A2">
        <w:t>all of</w:t>
      </w:r>
      <w:proofErr w:type="gramEnd"/>
      <w:r w:rsidRPr="002003A2">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2003A2" w:rsidRDefault="0091370A" w:rsidP="00A95BEE">
      <w:pPr>
        <w:pStyle w:val="NormalText"/>
      </w:pPr>
      <w:r w:rsidRPr="002003A2">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2003A2">
        <w:t>This is not enforced in the “Cycle” class directly, but the following algorithms only operate on non-self-intersecting cycles. And self-intersecting ones are di</w:t>
      </w:r>
      <w:r w:rsidR="00192C0D" w:rsidRPr="002003A2">
        <w:t>s</w:t>
      </w:r>
      <w:r w:rsidR="00492E88" w:rsidRPr="002003A2">
        <w:t xml:space="preserve">carded immediately. </w:t>
      </w:r>
    </w:p>
    <w:p w14:paraId="252B2C5B" w14:textId="77777777" w:rsidR="007E7AE9" w:rsidRPr="002003A2" w:rsidRDefault="007E7AE9" w:rsidP="0045762E">
      <w:pPr>
        <w:pStyle w:val="Heading3"/>
        <w:spacing w:line="276" w:lineRule="auto"/>
        <w:rPr>
          <w:lang w:val="en-GB"/>
        </w:rPr>
      </w:pPr>
      <w:bookmarkStart w:id="30" w:name="_Toc93849294"/>
      <w:r w:rsidRPr="002003A2">
        <w:rPr>
          <w:lang w:val="en-GB"/>
        </w:rPr>
        <w:t>Cycle search algorithm</w:t>
      </w:r>
      <w:bookmarkEnd w:id="30"/>
    </w:p>
    <w:p w14:paraId="651B194C" w14:textId="1AF74670" w:rsidR="005C066B" w:rsidRPr="002003A2" w:rsidRDefault="007E7AE9" w:rsidP="00A95BEE">
      <w:pPr>
        <w:pStyle w:val="NormalText"/>
      </w:pPr>
      <w:r w:rsidRPr="002003A2">
        <w:t>Depth first search</w:t>
      </w:r>
      <w:r w:rsidR="005C066B" w:rsidRPr="002003A2">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3454BC8C" w:rsidR="008D6796" w:rsidRPr="002003A2" w:rsidRDefault="005C066B" w:rsidP="00A95BEE">
      <w:pPr>
        <w:pStyle w:val="NormalText"/>
      </w:pPr>
      <w:r w:rsidRPr="002003A2">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r w:rsidR="00255222" w:rsidRPr="002003A2">
        <w:t>neighbours</w:t>
      </w:r>
      <w:r w:rsidRPr="002003A2">
        <w:t xml:space="preserve"> that can participate in capture. </w:t>
      </w:r>
      <w:r w:rsidR="008D6796" w:rsidRPr="002003A2">
        <w:t>If a valid cycle is found, i.e.</w:t>
      </w:r>
      <w:ins w:id="31" w:author="Barbara Karpowicz" w:date="2022-01-26T19:10:00Z">
        <w:r w:rsidR="008D1718">
          <w:t>,</w:t>
        </w:r>
      </w:ins>
      <w:r w:rsidR="008D6796" w:rsidRPr="002003A2">
        <w:t xml:space="preserve"> we reached the starting point, the sequence of points is stored as one of the cycle candidates. </w:t>
      </w:r>
      <w:r w:rsidR="008D6796" w:rsidRPr="002003A2">
        <w:lastRenderedPageBreak/>
        <w:t xml:space="preserve">After </w:t>
      </w:r>
      <w:proofErr w:type="gramStart"/>
      <w:r w:rsidR="008D6796" w:rsidRPr="002003A2">
        <w:t>all of</w:t>
      </w:r>
      <w:proofErr w:type="gramEnd"/>
      <w:r w:rsidR="008D6796" w:rsidRPr="002003A2">
        <w:t xml:space="preserve"> the </w:t>
      </w:r>
      <w:r w:rsidR="00255222" w:rsidRPr="002003A2">
        <w:t>neighbours</w:t>
      </w:r>
      <w:r w:rsidR="008D6796" w:rsidRPr="002003A2">
        <w:t xml:space="preserve"> have been processed the current position is popped from the stack, and the execution flow is returned to the caller.</w:t>
      </w:r>
    </w:p>
    <w:p w14:paraId="32BE576A" w14:textId="3F551C4A" w:rsidR="0018064A" w:rsidRPr="002003A2" w:rsidRDefault="008D6796" w:rsidP="00A95BEE">
      <w:pPr>
        <w:pStyle w:val="NormalText"/>
      </w:pPr>
      <w:r w:rsidRPr="002003A2">
        <w:t xml:space="preserve">If during the execution we reach a </w:t>
      </w:r>
      <w:r w:rsidR="00255222" w:rsidRPr="002003A2">
        <w:t>neighbour</w:t>
      </w:r>
      <w:r w:rsidRPr="002003A2">
        <w:t xml:space="preserve"> of any point that already in the stack, but not the initial one, we terminate early, because that cycle could have been formed without the initial dot. And hence, was already processed on previous moves.</w:t>
      </w:r>
      <w:r w:rsidR="0018064A" w:rsidRPr="002003A2">
        <w:rPr>
          <w:noProof/>
        </w:rPr>
        <mc:AlternateContent>
          <mc:Choice Requires="wps">
            <w:drawing>
              <wp:anchor distT="0" distB="0" distL="114300" distR="114300" simplePos="0" relativeHeight="251670528" behindDoc="0" locked="0" layoutInCell="1" allowOverlap="1" wp14:anchorId="02A32F9C" wp14:editId="40BA173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26540298" w:rsidR="0018064A" w:rsidRPr="00DA0033" w:rsidRDefault="0018064A" w:rsidP="0018064A">
                            <w:pPr>
                              <w:pStyle w:val="Caption"/>
                            </w:pPr>
                            <w:r>
                              <w:t xml:space="preserve">Figure </w:t>
                            </w:r>
                            <w:fldSimple w:instr=" SEQ Figure \* ARABIC ">
                              <w:r w:rsidR="00405021">
                                <w:rPr>
                                  <w:noProof/>
                                </w:rPr>
                                <w:t>8</w:t>
                              </w:r>
                            </w:fldSimple>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32" type="#_x0000_t202" style="position:absolute;left:0;text-align:left;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" stroked="f">
                <v:textbox style="mso-fit-shape-to-text:t" inset="0,0,0,0">
                  <w:txbxContent>
                    <w:p w14:paraId="0C51056E" w14:textId="26540298" w:rsidR="0018064A" w:rsidRPr="00DA0033" w:rsidRDefault="0018064A" w:rsidP="0018064A">
                      <w:pPr>
                        <w:pStyle w:val="Caption"/>
                      </w:pPr>
                      <w:r>
                        <w:t xml:space="preserve">Figure </w:t>
                      </w:r>
                      <w:r w:rsidR="009F1041">
                        <w:fldChar w:fldCharType="begin"/>
                      </w:r>
                      <w:r w:rsidR="009F1041">
                        <w:instrText xml:space="preserve"> SEQ Figure \* ARABIC </w:instrText>
                      </w:r>
                      <w:r w:rsidR="009F1041">
                        <w:fldChar w:fldCharType="separate"/>
                      </w:r>
                      <w:r w:rsidR="00405021">
                        <w:rPr>
                          <w:noProof/>
                        </w:rPr>
                        <w:t>8</w:t>
                      </w:r>
                      <w:r w:rsidR="009F1041">
                        <w:rPr>
                          <w:noProof/>
                        </w:rPr>
                        <w:fldChar w:fldCharType="end"/>
                      </w:r>
                      <w:r>
                        <w:t>. Cycle search algorithm</w:t>
                      </w:r>
                    </w:p>
                  </w:txbxContent>
                </v:textbox>
                <w10:wrap type="topAndBottom"/>
              </v:shape>
            </w:pict>
          </mc:Fallback>
        </mc:AlternateContent>
      </w:r>
      <w:r w:rsidR="0018064A" w:rsidRPr="002003A2">
        <w:rPr>
          <w:noProof/>
        </w:rPr>
        <w:drawing>
          <wp:anchor distT="0" distB="0" distL="114300" distR="114300" simplePos="0" relativeHeight="251668480" behindDoc="0" locked="0" layoutInCell="1" allowOverlap="1" wp14:anchorId="625E27C7" wp14:editId="5D6BC1A8">
            <wp:simplePos x="0" y="0"/>
            <wp:positionH relativeFrom="column">
              <wp:posOffset>-5080</wp:posOffset>
            </wp:positionH>
            <wp:positionV relativeFrom="paragraph">
              <wp:posOffset>1905</wp:posOffset>
            </wp:positionV>
            <wp:extent cx="5760720" cy="535686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r w:rsidR="0027213F">
        <w:t xml:space="preserve"> Figure 8 shows the code snippet implementing the algorithm.</w:t>
      </w:r>
    </w:p>
    <w:p w14:paraId="0902EE14" w14:textId="514C33B3" w:rsidR="00255222" w:rsidRPr="00A95BEE" w:rsidRDefault="0051644D" w:rsidP="00A95BEE">
      <w:pPr>
        <w:pStyle w:val="NormalText"/>
        <w:rPr>
          <w:lang w:val="en-US"/>
          <w:rPrChange w:id="32" w:author="Barbara Karpowicz" w:date="2022-01-26T18:59:00Z">
            <w:rPr>
              <w:lang w:val="pl-PL"/>
            </w:rPr>
          </w:rPrChange>
        </w:rPr>
      </w:pPr>
      <w:r>
        <w:t>Additional optimization can be achieved by utilizing the union find algorithm</w:t>
      </w:r>
      <w:sdt>
        <w:sdtPr>
          <w:id w:val="-579292614"/>
          <w:citation/>
        </w:sdtPr>
        <w:sdtEndPr/>
        <w:sdtContent>
          <w:r>
            <w:fldChar w:fldCharType="begin"/>
          </w:r>
          <w:r w:rsidR="0001574E" w:rsidRPr="00A95BEE">
            <w:rPr>
              <w:lang w:val="en-US"/>
              <w:rPrChange w:id="33" w:author="Barbara Karpowicz" w:date="2022-01-26T18:59:00Z">
                <w:rPr>
                  <w:lang w:val="pl-PL"/>
                </w:rPr>
              </w:rPrChange>
            </w:rPr>
            <w:instrText xml:space="preserve">CITATION Uni \l 1045 </w:instrText>
          </w:r>
          <w:r>
            <w:fldChar w:fldCharType="separate"/>
          </w:r>
          <w:r w:rsidR="0001574E" w:rsidRPr="00A95BEE">
            <w:rPr>
              <w:noProof/>
              <w:lang w:val="en-US"/>
              <w:rPrChange w:id="34" w:author="Barbara Karpowicz" w:date="2022-01-26T18:59:00Z">
                <w:rPr>
                  <w:noProof/>
                  <w:lang w:val="pl-PL"/>
                </w:rPr>
              </w:rPrChange>
            </w:rPr>
            <w:t xml:space="preserve"> (6)</w:t>
          </w:r>
          <w:r>
            <w:fldChar w:fldCharType="end"/>
          </w:r>
        </w:sdtContent>
      </w:sdt>
      <w:r w:rsidR="00395FD1" w:rsidRPr="00A95BEE">
        <w:rPr>
          <w:lang w:val="en-US"/>
          <w:rPrChange w:id="35" w:author="Barbara Karpowicz" w:date="2022-01-26T18:59:00Z">
            <w:rPr>
              <w:lang w:val="pl-PL"/>
            </w:rPr>
          </w:rPrChange>
        </w:rPr>
        <w:t>.</w:t>
      </w:r>
    </w:p>
    <w:p w14:paraId="021CD97F" w14:textId="4889A61D" w:rsidR="008D6796" w:rsidRPr="00A95BEE" w:rsidRDefault="00255222" w:rsidP="00255222">
      <w:pPr>
        <w:rPr>
          <w:lang w:val="en-US"/>
          <w:rPrChange w:id="36" w:author="Barbara Karpowicz" w:date="2022-01-26T18:59:00Z">
            <w:rPr>
              <w:lang w:val="pl-PL"/>
            </w:rPr>
          </w:rPrChange>
        </w:rPr>
      </w:pPr>
      <w:r w:rsidRPr="00A95BEE">
        <w:rPr>
          <w:lang w:val="en-US"/>
          <w:rPrChange w:id="37" w:author="Barbara Karpowicz" w:date="2022-01-26T18:59:00Z">
            <w:rPr>
              <w:lang w:val="pl-PL"/>
            </w:rPr>
          </w:rPrChange>
        </w:rPr>
        <w:br w:type="page"/>
      </w:r>
    </w:p>
    <w:p w14:paraId="3CEA058C" w14:textId="77777777" w:rsidR="007E7AE9" w:rsidRPr="002003A2" w:rsidRDefault="007E7AE9" w:rsidP="0045762E">
      <w:pPr>
        <w:pStyle w:val="Heading3"/>
        <w:spacing w:line="276" w:lineRule="auto"/>
        <w:rPr>
          <w:lang w:val="en-GB"/>
        </w:rPr>
      </w:pPr>
      <w:bookmarkStart w:id="38" w:name="_Toc93849295"/>
      <w:r w:rsidRPr="002003A2">
        <w:rPr>
          <w:lang w:val="en-GB"/>
        </w:rPr>
        <w:lastRenderedPageBreak/>
        <w:t>Encircled unit search algorithm</w:t>
      </w:r>
      <w:bookmarkEnd w:id="38"/>
    </w:p>
    <w:p w14:paraId="78E3AF23" w14:textId="3A9B35E3" w:rsidR="007E7AE9" w:rsidRPr="00196918" w:rsidRDefault="0018064A" w:rsidP="00A95BEE">
      <w:pPr>
        <w:pStyle w:val="NormalText"/>
      </w:pPr>
      <w:r w:rsidRPr="00196918">
        <w:t xml:space="preserve">When we detect a cycle, we can search all points inside that cycle to find out whether a capture was performed. To make the search a way to </w:t>
      </w:r>
      <w:r w:rsidR="00255222" w:rsidRPr="00196918">
        <w:t>enumerate</w:t>
      </w:r>
      <w:r w:rsidRPr="00196918">
        <w:t xml:space="preserve"> all points contained in the area bounded by the cycle is need. First a single point known to be inside that area is taken, and then a flood-fill </w:t>
      </w:r>
      <w:r w:rsidR="00471B20" w:rsidRPr="00196918">
        <w:t>algorithm is used to enumerate all points within that area</w:t>
      </w:r>
      <w:r w:rsidR="00255222" w:rsidRPr="00255222">
        <w:t xml:space="preserve"> </w:t>
      </w:r>
      <w:sdt>
        <w:sdtPr>
          <w:id w:val="1010265686"/>
          <w:citation/>
        </w:sdtPr>
        <w:sdtEndPr/>
        <w:sdtContent>
          <w:r w:rsidR="00255222">
            <w:fldChar w:fldCharType="begin"/>
          </w:r>
          <w:r w:rsidR="00255222" w:rsidRPr="00A95BEE">
            <w:rPr>
              <w:lang w:val="en-US"/>
              <w:rPrChange w:id="39" w:author="Barbara Karpowicz" w:date="2022-01-26T18:59:00Z">
                <w:rPr>
                  <w:lang w:val="pl-PL"/>
                </w:rPr>
              </w:rPrChange>
            </w:rPr>
            <w:instrText xml:space="preserve"> CITATION Lev82 \l 1045 </w:instrText>
          </w:r>
          <w:r w:rsidR="00255222">
            <w:fldChar w:fldCharType="separate"/>
          </w:r>
          <w:r w:rsidR="0001574E" w:rsidRPr="00A95BEE">
            <w:rPr>
              <w:noProof/>
              <w:lang w:val="en-US"/>
              <w:rPrChange w:id="40" w:author="Barbara Karpowicz" w:date="2022-01-26T18:59:00Z">
                <w:rPr>
                  <w:noProof/>
                  <w:lang w:val="pl-PL"/>
                </w:rPr>
              </w:rPrChange>
            </w:rPr>
            <w:t>(7)</w:t>
          </w:r>
          <w:r w:rsidR="00255222">
            <w:fldChar w:fldCharType="end"/>
          </w:r>
        </w:sdtContent>
      </w:sdt>
      <w:r w:rsidR="00471B20" w:rsidRPr="00196918">
        <w:t>. Each point is then examined to determine if it’s valid for capture.</w:t>
      </w:r>
    </w:p>
    <w:p w14:paraId="5E04DED5" w14:textId="0E063EA9" w:rsidR="009D2094" w:rsidRPr="00196918" w:rsidRDefault="00591856" w:rsidP="00A95BEE">
      <w:pPr>
        <w:pStyle w:val="NormalText"/>
      </w:pPr>
      <w:r w:rsidRPr="00196918">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196918">
        <w:t xml:space="preserve">the boundary – to the left. Picking a point on the cycle’s boundary and examining </w:t>
      </w:r>
      <w:proofErr w:type="gramStart"/>
      <w:r w:rsidR="009D2094" w:rsidRPr="00196918">
        <w:t>all of</w:t>
      </w:r>
      <w:proofErr w:type="gramEnd"/>
      <w:r w:rsidR="009D2094" w:rsidRPr="00196918">
        <w:t xml:space="preserve"> its neighbours to satisfy above conditions allows us to calculate the starting point for the flood-fill algorithm.</w:t>
      </w:r>
    </w:p>
    <w:p w14:paraId="4B2E24CF" w14:textId="52EA9174" w:rsidR="009D2094" w:rsidRPr="00196918" w:rsidRDefault="009D2094" w:rsidP="00A95BEE">
      <w:pPr>
        <w:pStyle w:val="NormalText"/>
      </w:pPr>
      <w:r w:rsidRPr="00196918">
        <w:t>The flood-fill itself is an algorithm that recursively visits all neighbouring</w:t>
      </w:r>
      <w:r w:rsidRPr="002003A2">
        <w:t xml:space="preserve"> points from a given starting position</w:t>
      </w:r>
      <w:sdt>
        <w:sdtPr>
          <w:id w:val="-730303543"/>
          <w:citation/>
        </w:sdtPr>
        <w:sdtEndPr/>
        <w:sdtContent>
          <w:r w:rsidR="00395FD1">
            <w:fldChar w:fldCharType="begin"/>
          </w:r>
          <w:r w:rsidR="00395FD1" w:rsidRPr="00A95BEE">
            <w:rPr>
              <w:lang w:val="en-US"/>
              <w:rPrChange w:id="41" w:author="Barbara Karpowicz" w:date="2022-01-26T18:59:00Z">
                <w:rPr>
                  <w:lang w:val="pl-PL"/>
                </w:rPr>
              </w:rPrChange>
            </w:rPr>
            <w:instrText xml:space="preserve"> CITATION Lev82 \l 1045 </w:instrText>
          </w:r>
          <w:r w:rsidR="00395FD1">
            <w:fldChar w:fldCharType="separate"/>
          </w:r>
          <w:r w:rsidR="0001574E" w:rsidRPr="00A95BEE">
            <w:rPr>
              <w:noProof/>
              <w:lang w:val="en-US"/>
              <w:rPrChange w:id="42" w:author="Barbara Karpowicz" w:date="2022-01-26T18:59:00Z">
                <w:rPr>
                  <w:noProof/>
                  <w:lang w:val="pl-PL"/>
                </w:rPr>
              </w:rPrChange>
            </w:rPr>
            <w:t xml:space="preserve"> (7)</w:t>
          </w:r>
          <w:r w:rsidR="00395FD1">
            <w:fldChar w:fldCharType="end"/>
          </w:r>
        </w:sdtContent>
      </w:sdt>
      <w:r w:rsidRPr="002003A2">
        <w:t xml:space="preserve">. </w:t>
      </w:r>
      <w:r w:rsidRPr="00196918">
        <w:t>It is implemented using a queue and an array to mark visited points. Queue contains a list of points to be visited. It is bootstrapped with the initial point. The algorithm goes as follows:</w:t>
      </w:r>
    </w:p>
    <w:p w14:paraId="0CF606DA" w14:textId="24FB7412" w:rsidR="009D2094" w:rsidRPr="00196918" w:rsidRDefault="009D2094" w:rsidP="00A95BEE">
      <w:pPr>
        <w:pStyle w:val="NormalText"/>
        <w:numPr>
          <w:ilvl w:val="0"/>
          <w:numId w:val="10"/>
        </w:numPr>
      </w:pPr>
      <w:r w:rsidRPr="00196918">
        <w:t>Pop the point from the front of the queue. If the queue is empty algorithm is finished.</w:t>
      </w:r>
    </w:p>
    <w:p w14:paraId="5DA0A267" w14:textId="64557BC9" w:rsidR="009D2094" w:rsidRPr="00196918" w:rsidRDefault="009D2094" w:rsidP="00A95BEE">
      <w:pPr>
        <w:pStyle w:val="NormalText"/>
        <w:numPr>
          <w:ilvl w:val="0"/>
          <w:numId w:val="10"/>
        </w:numPr>
      </w:pPr>
      <w:r w:rsidRPr="00196918">
        <w:t>Set the visited flag for that point.</w:t>
      </w:r>
    </w:p>
    <w:p w14:paraId="3E7ABEDD" w14:textId="7DCF2250" w:rsidR="009D2094" w:rsidRPr="00196918" w:rsidRDefault="009D2094" w:rsidP="00A95BEE">
      <w:pPr>
        <w:pStyle w:val="NormalText"/>
        <w:numPr>
          <w:ilvl w:val="0"/>
          <w:numId w:val="10"/>
        </w:numPr>
      </w:pPr>
      <w:r w:rsidRPr="00196918">
        <w:t>Perform any operations meant for visited points. In this case the point is checked for any potentially capturable units.</w:t>
      </w:r>
    </w:p>
    <w:p w14:paraId="0E644463" w14:textId="01C8E22D" w:rsidR="009D2094" w:rsidRPr="00196918" w:rsidRDefault="009D2094" w:rsidP="00A95BEE">
      <w:pPr>
        <w:pStyle w:val="NormalText"/>
        <w:numPr>
          <w:ilvl w:val="0"/>
          <w:numId w:val="10"/>
        </w:numPr>
      </w:pPr>
      <w:r w:rsidRPr="00196918">
        <w:t xml:space="preserve">Enumerate all neighbours of the point. If they weren’t visited </w:t>
      </w:r>
      <w:r w:rsidR="00CE5D63" w:rsidRPr="00196918">
        <w:t>already and</w:t>
      </w:r>
      <w:r w:rsidRPr="00196918">
        <w:t xml:space="preserve"> satisfy conditions for flood-fill (not part of cycle boundary), push them to the back of the queue.</w:t>
      </w:r>
    </w:p>
    <w:p w14:paraId="5A7B41B3" w14:textId="36F576BB" w:rsidR="009D2094" w:rsidRPr="00196918" w:rsidRDefault="009D2094" w:rsidP="00A95BEE">
      <w:pPr>
        <w:pStyle w:val="NormalText"/>
        <w:numPr>
          <w:ilvl w:val="0"/>
          <w:numId w:val="10"/>
        </w:numPr>
      </w:pPr>
      <w:r w:rsidRPr="00196918">
        <w:t>Go back to step 1 and repeat the algorithm until the queue is empty.</w:t>
      </w:r>
    </w:p>
    <w:p w14:paraId="1F2DB45F" w14:textId="1A2CF562" w:rsidR="00953B72" w:rsidRPr="002003A2" w:rsidRDefault="00953B72" w:rsidP="00A95BEE">
      <w:pPr>
        <w:pStyle w:val="NormalText"/>
      </w:pPr>
      <w:r w:rsidRPr="00196918">
        <w:t>Figure 9 shows the C# code for the algorithm.</w:t>
      </w:r>
    </w:p>
    <w:p w14:paraId="2526B147" w14:textId="77777777" w:rsidR="00405CE2" w:rsidRPr="002003A2" w:rsidRDefault="00405CE2" w:rsidP="0045762E">
      <w:pPr>
        <w:pStyle w:val="Heading3"/>
        <w:spacing w:line="276" w:lineRule="auto"/>
        <w:rPr>
          <w:lang w:val="en-GB"/>
        </w:rPr>
      </w:pPr>
      <w:bookmarkStart w:id="43" w:name="_Toc93849296"/>
      <w:r w:rsidRPr="002003A2">
        <w:rPr>
          <w:lang w:val="en-GB"/>
        </w:rPr>
        <w:t>Iterator methods in C#</w:t>
      </w:r>
      <w:bookmarkEnd w:id="43"/>
    </w:p>
    <w:p w14:paraId="586BC1A4" w14:textId="0BEBA261" w:rsidR="00405CE2" w:rsidRPr="002003A2" w:rsidRDefault="00405CE2" w:rsidP="00A95BEE">
      <w:pPr>
        <w:pStyle w:val="NormalText"/>
      </w:pPr>
      <w:r w:rsidRPr="002003A2">
        <w:t>In C# programming language there’s a feature called iterator methods</w:t>
      </w:r>
      <w:sdt>
        <w:sdtPr>
          <w:id w:val="2072852413"/>
          <w:citation/>
        </w:sdtPr>
        <w:sdtEndPr/>
        <w:sdtContent>
          <w:r w:rsidR="00395FD1">
            <w:fldChar w:fldCharType="begin"/>
          </w:r>
          <w:r w:rsidR="0001574E" w:rsidRPr="00A95BEE">
            <w:rPr>
              <w:lang w:val="en-US"/>
              <w:rPrChange w:id="44" w:author="Barbara Karpowicz" w:date="2022-01-26T18:59:00Z">
                <w:rPr>
                  <w:lang w:val="pl-PL"/>
                </w:rPr>
              </w:rPrChange>
            </w:rPr>
            <w:instrText xml:space="preserve">CITATION Mic \l 1045 </w:instrText>
          </w:r>
          <w:r w:rsidR="00395FD1">
            <w:fldChar w:fldCharType="separate"/>
          </w:r>
          <w:r w:rsidR="0001574E" w:rsidRPr="00A95BEE">
            <w:rPr>
              <w:noProof/>
              <w:lang w:val="en-US"/>
              <w:rPrChange w:id="45" w:author="Barbara Karpowicz" w:date="2022-01-26T18:59:00Z">
                <w:rPr>
                  <w:noProof/>
                  <w:lang w:val="pl-PL"/>
                </w:rPr>
              </w:rPrChange>
            </w:rPr>
            <w:t xml:space="preserve"> (8)</w:t>
          </w:r>
          <w:r w:rsidR="00395FD1">
            <w:fldChar w:fldCharType="end"/>
          </w:r>
        </w:sdtContent>
      </w:sdt>
      <w:r w:rsidRPr="002003A2">
        <w:t>. This is a special case of a method that instead of returning a single value, can generate a possibly infinite sequence of values. This is done by specifying the return type of that method as “</w:t>
      </w:r>
      <w:proofErr w:type="spellStart"/>
      <w:r w:rsidRPr="002003A2">
        <w:t>IEnumerable</w:t>
      </w:r>
      <w:proofErr w:type="spellEnd"/>
      <w:r w:rsidRPr="002003A2">
        <w:t xml:space="preserve">&lt;T&gt;” and using “yield return” keyword. In this case the execution of the method </w:t>
      </w:r>
      <w:r w:rsidRPr="002003A2">
        <w:lastRenderedPageBreak/>
        <w:t xml:space="preserve">will continue past the return statement, potentially allowing it to return multiple values. In practice this is achieved by returning a generator object, containing a </w:t>
      </w:r>
      <w:r w:rsidR="00523455" w:rsidRPr="002003A2">
        <w:t>suspensible</w:t>
      </w:r>
      <w:r w:rsidRPr="002003A2">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r w:rsidR="00627C06" w:rsidRPr="002003A2">
        <w:t>suspended,</w:t>
      </w:r>
      <w:r w:rsidRPr="002003A2">
        <w:t xml:space="preserve"> </w:t>
      </w:r>
      <w:r w:rsidR="00816C70">
        <w:rPr>
          <w:noProof/>
        </w:rPr>
        <mc:AlternateContent>
          <mc:Choice Requires="wps">
            <w:drawing>
              <wp:anchor distT="0" distB="0" distL="114300" distR="114300" simplePos="0" relativeHeight="251710464" behindDoc="0" locked="0" layoutInCell="1" allowOverlap="1" wp14:anchorId="64BC0DAF" wp14:editId="7C4F3F71">
                <wp:simplePos x="0" y="0"/>
                <wp:positionH relativeFrom="column">
                  <wp:posOffset>3175</wp:posOffset>
                </wp:positionH>
                <wp:positionV relativeFrom="paragraph">
                  <wp:posOffset>5310505</wp:posOffset>
                </wp:positionV>
                <wp:extent cx="5760720" cy="635"/>
                <wp:effectExtent l="0" t="0" r="5080" b="12065"/>
                <wp:wrapTopAndBottom/>
                <wp:docPr id="40" name="Text Box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E9978D" w14:textId="3A40C86B" w:rsidR="00627C06" w:rsidRPr="00627C06" w:rsidRDefault="00627C06" w:rsidP="00627C06">
                            <w:pPr>
                              <w:pStyle w:val="Caption"/>
                              <w:rPr>
                                <w:lang w:val="en-GB"/>
                              </w:rPr>
                            </w:pPr>
                            <w:r w:rsidRPr="00627C06">
                              <w:rPr>
                                <w:lang w:val="en-GB"/>
                              </w:rPr>
                              <w:t xml:space="preserve">Figure </w:t>
                            </w:r>
                            <w:r w:rsidRPr="00627C06">
                              <w:rPr>
                                <w:lang w:val="en-GB"/>
                              </w:rPr>
                              <w:fldChar w:fldCharType="begin"/>
                            </w:r>
                            <w:r w:rsidRPr="00627C06">
                              <w:rPr>
                                <w:lang w:val="en-GB"/>
                              </w:rPr>
                              <w:instrText xml:space="preserve"> SEQ Figure \* ARABIC </w:instrText>
                            </w:r>
                            <w:r w:rsidRPr="00627C06">
                              <w:rPr>
                                <w:lang w:val="en-GB"/>
                              </w:rPr>
                              <w:fldChar w:fldCharType="separate"/>
                            </w:r>
                            <w:r w:rsidR="00405021">
                              <w:rPr>
                                <w:noProof/>
                                <w:lang w:val="en-GB"/>
                              </w:rPr>
                              <w:t>9</w:t>
                            </w:r>
                            <w:r w:rsidRPr="00627C06">
                              <w:rPr>
                                <w:lang w:val="en-GB"/>
                              </w:rPr>
                              <w:fldChar w:fldCharType="end"/>
                            </w:r>
                            <w:r w:rsidRPr="00627C06">
                              <w:rPr>
                                <w:lang w:val="en-GB"/>
                              </w:rPr>
                              <w:t>. Example of an iterator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C0DAF" id="Text Box 40" o:spid="_x0000_s1033" type="#_x0000_t202" style="position:absolute;left:0;text-align:left;margin-left:.25pt;margin-top:418.15pt;width:453.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" stroked="f">
                <v:textbox style="mso-fit-shape-to-text:t" inset="0,0,0,0">
                  <w:txbxContent>
                    <w:p w14:paraId="56E9978D" w14:textId="3A40C86B" w:rsidR="00627C06" w:rsidRPr="00627C06" w:rsidRDefault="00627C06" w:rsidP="00627C06">
                      <w:pPr>
                        <w:pStyle w:val="Caption"/>
                        <w:rPr>
                          <w:lang w:val="en-GB"/>
                        </w:rPr>
                      </w:pPr>
                      <w:r w:rsidRPr="00627C06">
                        <w:rPr>
                          <w:lang w:val="en-GB"/>
                        </w:rPr>
                        <w:t xml:space="preserve">Figure </w:t>
                      </w:r>
                      <w:r w:rsidRPr="00627C06">
                        <w:rPr>
                          <w:lang w:val="en-GB"/>
                        </w:rPr>
                        <w:fldChar w:fldCharType="begin"/>
                      </w:r>
                      <w:r w:rsidRPr="00627C06">
                        <w:rPr>
                          <w:lang w:val="en-GB"/>
                        </w:rPr>
                        <w:instrText xml:space="preserve"> SEQ Figure \* ARABIC </w:instrText>
                      </w:r>
                      <w:r w:rsidRPr="00627C06">
                        <w:rPr>
                          <w:lang w:val="en-GB"/>
                        </w:rPr>
                        <w:fldChar w:fldCharType="separate"/>
                      </w:r>
                      <w:r w:rsidR="00405021">
                        <w:rPr>
                          <w:noProof/>
                          <w:lang w:val="en-GB"/>
                        </w:rPr>
                        <w:t>9</w:t>
                      </w:r>
                      <w:r w:rsidRPr="00627C06">
                        <w:rPr>
                          <w:lang w:val="en-GB"/>
                        </w:rPr>
                        <w:fldChar w:fldCharType="end"/>
                      </w:r>
                      <w:r w:rsidRPr="00627C06">
                        <w:rPr>
                          <w:lang w:val="en-GB"/>
                        </w:rPr>
                        <w:t>. Example of an iterator method.</w:t>
                      </w:r>
                    </w:p>
                  </w:txbxContent>
                </v:textbox>
                <w10:wrap type="topAndBottom"/>
              </v:shape>
            </w:pict>
          </mc:Fallback>
        </mc:AlternateContent>
      </w:r>
      <w:r w:rsidR="00816C70" w:rsidRPr="002003A2">
        <w:rPr>
          <w:noProof/>
        </w:rPr>
        <w:drawing>
          <wp:anchor distT="0" distB="0" distL="114300" distR="114300" simplePos="0" relativeHeight="251708416" behindDoc="0" locked="0" layoutInCell="1" allowOverlap="1" wp14:anchorId="29B15225" wp14:editId="70468535">
            <wp:simplePos x="0" y="0"/>
            <wp:positionH relativeFrom="column">
              <wp:posOffset>3175</wp:posOffset>
            </wp:positionH>
            <wp:positionV relativeFrom="paragraph">
              <wp:posOffset>1391285</wp:posOffset>
            </wp:positionV>
            <wp:extent cx="5970905" cy="3922395"/>
            <wp:effectExtent l="0" t="0" r="0" b="1905"/>
            <wp:wrapTopAndBottom/>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0905" cy="3922395"/>
                    </a:xfrm>
                    <a:prstGeom prst="rect">
                      <a:avLst/>
                    </a:prstGeom>
                  </pic:spPr>
                </pic:pic>
              </a:graphicData>
            </a:graphic>
            <wp14:sizeRelH relativeFrom="page">
              <wp14:pctWidth>0</wp14:pctWidth>
            </wp14:sizeRelH>
            <wp14:sizeRelV relativeFrom="page">
              <wp14:pctHeight>0</wp14:pctHeight>
            </wp14:sizeRelV>
          </wp:anchor>
        </w:drawing>
      </w:r>
      <w:r w:rsidRPr="002003A2">
        <w:t>and method scope variables will be serialized.</w:t>
      </w:r>
    </w:p>
    <w:p w14:paraId="3ACB4095" w14:textId="120895C2" w:rsidR="006168B5" w:rsidRPr="002003A2" w:rsidRDefault="00405CE2" w:rsidP="00A95BEE">
      <w:pPr>
        <w:pStyle w:val="NormalText"/>
      </w:pPr>
      <w:r w:rsidRPr="002003A2">
        <w:t>There are numerous applications for such construct, but in this work</w:t>
      </w:r>
      <w:ins w:id="46" w:author="Barbara Karpowicz" w:date="2022-01-26T19:11:00Z">
        <w:r w:rsidR="008D1718">
          <w:t>,</w:t>
        </w:r>
      </w:ins>
      <w:r w:rsidRPr="002003A2">
        <w:t xml:space="preserve"> it is used to optimize algorithms based on sequence manipulation. Consider this: many steps in the previously described algorithms can be considered either acting on a sequence of values.</w:t>
      </w:r>
      <w:r w:rsidR="009F6B18" w:rsidRPr="002003A2">
        <w:t xml:space="preserve"> To find what units have been captured after a move we need to consider points in all new captured regions.</w:t>
      </w:r>
      <w:r w:rsidRPr="002003A2">
        <w:t xml:space="preserve"> To get all </w:t>
      </w:r>
      <w:r w:rsidR="009F6B18" w:rsidRPr="002003A2">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2003A2">
        <w:t>Set</w:t>
      </w:r>
      <w:proofErr w:type="gramEnd"/>
      <w:r w:rsidR="009F6B18" w:rsidRPr="002003A2">
        <w:t xml:space="preserve"> here would have a drastic impact on performance, as there would be a big overhead in memory allocation. Also</w:t>
      </w:r>
      <w:ins w:id="47" w:author="Barbara Karpowicz" w:date="2022-01-26T19:11:00Z">
        <w:r w:rsidR="008D1718">
          <w:t>,</w:t>
        </w:r>
      </w:ins>
      <w:r w:rsidR="009F6B18" w:rsidRPr="002003A2">
        <w:t xml:space="preserve"> the entire resulting set would need to be pre-computed and stored in memory before returning from the </w:t>
      </w:r>
      <w:r w:rsidR="009F6B18" w:rsidRPr="002003A2">
        <w:lastRenderedPageBreak/>
        <w:t>function. This is often not needed, as the resulting elements are consumed one-by-one and access to the whole set at a time is not required.</w:t>
      </w:r>
    </w:p>
    <w:p w14:paraId="25A38C65" w14:textId="4DB7B2E3" w:rsidR="0048624B" w:rsidRPr="002003A2" w:rsidRDefault="009F6B18" w:rsidP="00A95BEE">
      <w:pPr>
        <w:pStyle w:val="NormalText"/>
      </w:pPr>
      <w:r w:rsidRPr="002003A2">
        <w:t>This is where iterator methods are useful. They allow us to use the same principles for code decomposition, without sacrificing on performance.</w:t>
      </w:r>
      <w:r w:rsidR="006168B5" w:rsidRPr="002003A2">
        <w:t xml:space="preserve"> Figure 9 shows an example. This method enumerates all points inside a boundary of a given cycle using a flood-fill algorithm. “</w:t>
      </w:r>
      <w:proofErr w:type="spellStart"/>
      <w:r w:rsidR="006168B5" w:rsidRPr="002003A2">
        <w:t>GetDirectNeighbours</w:t>
      </w:r>
      <w:proofErr w:type="spellEnd"/>
      <w:r w:rsidR="006168B5" w:rsidRPr="002003A2">
        <w:t>” is also an iterator method. Here it is consumed by a “foreach” loop.</w:t>
      </w:r>
    </w:p>
    <w:p w14:paraId="643B3045" w14:textId="63E870CA" w:rsidR="00471B20" w:rsidRPr="002003A2" w:rsidRDefault="0048624B" w:rsidP="0045762E">
      <w:pPr>
        <w:spacing w:line="276" w:lineRule="auto"/>
        <w:rPr>
          <w:lang w:val="en-GB"/>
        </w:rPr>
      </w:pPr>
      <w:r w:rsidRPr="002003A2">
        <w:rPr>
          <w:lang w:val="en-GB"/>
        </w:rPr>
        <w:br w:type="page"/>
      </w:r>
    </w:p>
    <w:p w14:paraId="51C2C567" w14:textId="6F41F840" w:rsidR="007E7AE9" w:rsidRPr="002003A2" w:rsidRDefault="007E7AE9" w:rsidP="0045762E">
      <w:pPr>
        <w:pStyle w:val="Heading2"/>
        <w:spacing w:line="276" w:lineRule="auto"/>
        <w:rPr>
          <w:lang w:val="en-GB"/>
        </w:rPr>
      </w:pPr>
      <w:bookmarkStart w:id="48" w:name="_Toc93849297"/>
      <w:r w:rsidRPr="002003A2">
        <w:rPr>
          <w:lang w:val="en-GB"/>
        </w:rPr>
        <w:lastRenderedPageBreak/>
        <w:t xml:space="preserve">Game </w:t>
      </w:r>
      <w:r w:rsidR="0048624B" w:rsidRPr="002003A2">
        <w:rPr>
          <w:lang w:val="en-GB"/>
        </w:rPr>
        <w:t>client</w:t>
      </w:r>
      <w:bookmarkEnd w:id="48"/>
    </w:p>
    <w:p w14:paraId="50DD94ED" w14:textId="24222033" w:rsidR="0048624B" w:rsidRPr="002003A2" w:rsidRDefault="0048624B" w:rsidP="0045762E">
      <w:pPr>
        <w:pStyle w:val="Heading3"/>
        <w:spacing w:line="276" w:lineRule="auto"/>
        <w:rPr>
          <w:lang w:val="en-GB"/>
        </w:rPr>
      </w:pPr>
      <w:bookmarkStart w:id="49" w:name="_Toc93849298"/>
      <w:r w:rsidRPr="002003A2">
        <w:rPr>
          <w:lang w:val="en-GB"/>
        </w:rPr>
        <w:t>Unity game engine</w:t>
      </w:r>
      <w:bookmarkEnd w:id="49"/>
    </w:p>
    <w:p w14:paraId="564CE015" w14:textId="7D342A8C" w:rsidR="00714DAE" w:rsidRPr="002D129A" w:rsidRDefault="0048624B" w:rsidP="00A95BEE">
      <w:pPr>
        <w:pStyle w:val="NormalText"/>
      </w:pPr>
      <w:r w:rsidRPr="002D129A">
        <w:t>Unity is a cross-platform game engine for making 2D and 3D games</w:t>
      </w:r>
      <w:r w:rsidR="001F19C4" w:rsidRPr="002D129A">
        <w:t>, animations, immersive environments and more</w:t>
      </w:r>
      <w:r w:rsidRPr="002D129A">
        <w:t xml:space="preserve">. </w:t>
      </w:r>
      <w:r w:rsidR="00714DAE" w:rsidRPr="002D129A">
        <w:t xml:space="preserve">Unity </w:t>
      </w:r>
      <w:r w:rsidR="001F19C4" w:rsidRPr="002D129A">
        <w:t xml:space="preserve">applications </w:t>
      </w:r>
      <w:r w:rsidR="00714DAE" w:rsidRPr="002D129A">
        <w:t>can run on a wide range of platforms including desktop environments like Windows, MacOS, and Linux-based operation systems, as well as running inside a browser and on consoles and mobile phones. C# is used as the primary scripting language that is compiled and executed in the Mono cross-platform runtime. Unity also previously had a JavaScript-based scripting language called UnityScript that was since deprecated.</w:t>
      </w:r>
    </w:p>
    <w:p w14:paraId="57852DC2" w14:textId="2DF7BCA0" w:rsidR="00D81B62" w:rsidRPr="002D129A" w:rsidRDefault="001779D0" w:rsidP="00A95BEE">
      <w:pPr>
        <w:pStyle w:val="NormalText"/>
      </w:pPr>
      <w:r w:rsidRPr="002D129A">
        <w:rPr>
          <w:noProof/>
        </w:rPr>
        <w:drawing>
          <wp:anchor distT="0" distB="0" distL="114300" distR="114300" simplePos="0" relativeHeight="251683840" behindDoc="0" locked="0" layoutInCell="1" allowOverlap="1" wp14:anchorId="5B1E8D88" wp14:editId="797D4F60">
            <wp:simplePos x="0" y="0"/>
            <wp:positionH relativeFrom="column">
              <wp:posOffset>3013710</wp:posOffset>
            </wp:positionH>
            <wp:positionV relativeFrom="paragraph">
              <wp:posOffset>47625</wp:posOffset>
            </wp:positionV>
            <wp:extent cx="2678430" cy="4582795"/>
            <wp:effectExtent l="0" t="0" r="1270" b="1905"/>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78430" cy="4582795"/>
                    </a:xfrm>
                    <a:prstGeom prst="rect">
                      <a:avLst/>
                    </a:prstGeom>
                  </pic:spPr>
                </pic:pic>
              </a:graphicData>
            </a:graphic>
            <wp14:sizeRelH relativeFrom="page">
              <wp14:pctWidth>0</wp14:pctWidth>
            </wp14:sizeRelH>
            <wp14:sizeRelV relativeFrom="page">
              <wp14:pctHeight>0</wp14:pctHeight>
            </wp14:sizeRelV>
          </wp:anchor>
        </w:drawing>
      </w:r>
      <w:r w:rsidR="00D81B62" w:rsidRPr="002D129A">
        <w:t xml:space="preserve">Unity game can have </w:t>
      </w:r>
      <w:proofErr w:type="gramStart"/>
      <w:r w:rsidR="00D81B62" w:rsidRPr="002D129A">
        <w:t>a number of</w:t>
      </w:r>
      <w:proofErr w:type="gramEnd"/>
      <w:r w:rsidR="00D81B62" w:rsidRPr="002D129A">
        <w:t xml:space="preserve"> scenes, with one of them being active at a given time. Each scene contains an object hierarchy, where each game object contains </w:t>
      </w:r>
      <w:proofErr w:type="gramStart"/>
      <w:r w:rsidR="00D81B62" w:rsidRPr="002D129A">
        <w:t>a number of</w:t>
      </w:r>
      <w:proofErr w:type="gramEnd"/>
      <w:r w:rsidR="00D81B62" w:rsidRPr="002D129A">
        <w:t xml:space="preserve"> components that influence its behaviour</w:t>
      </w:r>
      <w:r w:rsidR="004053A3">
        <w:t xml:space="preserve"> (Figure 10)</w:t>
      </w:r>
      <w:r w:rsidR="00D81B62" w:rsidRPr="002D129A">
        <w:t xml:space="preserve">. Unity provides </w:t>
      </w:r>
      <w:proofErr w:type="gramStart"/>
      <w:r w:rsidR="00D81B62" w:rsidRPr="002D129A">
        <w:t>a number of</w:t>
      </w:r>
      <w:proofErr w:type="gramEnd"/>
      <w:r w:rsidR="00D81B62" w:rsidRPr="002D129A">
        <w:t xml:space="preserve"> built-in components.</w:t>
      </w:r>
    </w:p>
    <w:p w14:paraId="77430C43" w14:textId="310D5A6E" w:rsidR="00714DAE" w:rsidRPr="002D129A" w:rsidRDefault="00D81B62" w:rsidP="00A95BEE">
      <w:pPr>
        <w:pStyle w:val="NormalText"/>
      </w:pPr>
      <w:r w:rsidRPr="002D129A">
        <w:t xml:space="preserve">Transform – is one of the core components that defines game object’s position on the scene, rotation, and scale, as well as defining the object hierarchy. Game objects inherit position, rotation, and scale </w:t>
      </w:r>
      <w:r w:rsidR="001F19C4" w:rsidRPr="002D129A">
        <w:t>from</w:t>
      </w:r>
      <w:r w:rsidRPr="002D129A">
        <w:t xml:space="preserve"> their parent. Which means that effectively each game object also defines its local coordinate system.</w:t>
      </w:r>
    </w:p>
    <w:p w14:paraId="235EB5FC" w14:textId="77502BD1" w:rsidR="00D81B62" w:rsidRPr="002D129A" w:rsidRDefault="00D81B62" w:rsidP="00A95BEE">
      <w:pPr>
        <w:pStyle w:val="NormalText"/>
      </w:pPr>
      <w:r w:rsidRPr="002D129A">
        <w:t>Other types of components include mesh and sprite renderers for 2D and 3D games, physics colliders, particle effects, sounds emitters, etc. Unity also has a game UI system that works on the same principles.</w:t>
      </w:r>
    </w:p>
    <w:p w14:paraId="0D73D622" w14:textId="216E3210" w:rsidR="00162CA7" w:rsidRPr="002D129A" w:rsidRDefault="00196918" w:rsidP="00A95BEE">
      <w:pPr>
        <w:pStyle w:val="NormalText"/>
      </w:pPr>
      <w:r w:rsidRPr="002D129A">
        <w:rPr>
          <w:noProof/>
        </w:rPr>
        <mc:AlternateContent>
          <mc:Choice Requires="wps">
            <w:drawing>
              <wp:anchor distT="0" distB="0" distL="114300" distR="114300" simplePos="0" relativeHeight="251685888" behindDoc="0" locked="0" layoutInCell="1" allowOverlap="1" wp14:anchorId="43BAE275" wp14:editId="74B74CB6">
                <wp:simplePos x="0" y="0"/>
                <wp:positionH relativeFrom="column">
                  <wp:posOffset>3012440</wp:posOffset>
                </wp:positionH>
                <wp:positionV relativeFrom="paragraph">
                  <wp:posOffset>77665</wp:posOffset>
                </wp:positionV>
                <wp:extent cx="2559685" cy="392400"/>
                <wp:effectExtent l="0" t="0" r="5715" b="1905"/>
                <wp:wrapSquare wrapText="bothSides"/>
                <wp:docPr id="26" name="Text Box 26"/>
                <wp:cNvGraphicFramePr/>
                <a:graphic xmlns:a="http://schemas.openxmlformats.org/drawingml/2006/main">
                  <a:graphicData uri="http://schemas.microsoft.com/office/word/2010/wordprocessingShape">
                    <wps:wsp>
                      <wps:cNvSpPr txBox="1"/>
                      <wps:spPr>
                        <a:xfrm>
                          <a:off x="0" y="0"/>
                          <a:ext cx="2559685" cy="392400"/>
                        </a:xfrm>
                        <a:prstGeom prst="rect">
                          <a:avLst/>
                        </a:prstGeom>
                        <a:solidFill>
                          <a:prstClr val="white"/>
                        </a:solidFill>
                        <a:ln>
                          <a:noFill/>
                        </a:ln>
                      </wps:spPr>
                      <wps:txbx>
                        <w:txbxContent>
                          <w:p w14:paraId="083ACA6C" w14:textId="1F27F636" w:rsidR="00A573BD" w:rsidRPr="00CE2F0F" w:rsidRDefault="00A573BD" w:rsidP="00A573BD">
                            <w:pPr>
                              <w:pStyle w:val="Caption"/>
                              <w:rPr>
                                <w:noProof/>
                              </w:rPr>
                            </w:pPr>
                            <w:r>
                              <w:t xml:space="preserve">Figure </w:t>
                            </w:r>
                            <w:fldSimple w:instr=" SEQ Figure \* ARABIC ">
                              <w:r w:rsidR="00405021">
                                <w:rPr>
                                  <w:noProof/>
                                </w:rPr>
                                <w:t>10</w:t>
                              </w:r>
                            </w:fldSimple>
                            <w:r>
                              <w:t>. Example of a game object with attached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AE275" id="Text Box 26" o:spid="_x0000_s1034" type="#_x0000_t202" style="position:absolute;left:0;text-align:left;margin-left:237.2pt;margin-top:6.1pt;width:201.55pt;height:30.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" stroked="f">
                <v:textbox inset="0,0,0,0">
                  <w:txbxContent>
                    <w:p w14:paraId="083ACA6C" w14:textId="1F27F636" w:rsidR="00A573BD" w:rsidRPr="00CE2F0F" w:rsidRDefault="00A573BD" w:rsidP="00A573BD">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10</w:t>
                      </w:r>
                      <w:r w:rsidR="009F1041">
                        <w:rPr>
                          <w:noProof/>
                        </w:rPr>
                        <w:fldChar w:fldCharType="end"/>
                      </w:r>
                      <w:r>
                        <w:t>. Example of a game object with attached components.</w:t>
                      </w:r>
                    </w:p>
                  </w:txbxContent>
                </v:textbox>
                <w10:wrap type="square"/>
              </v:shape>
            </w:pict>
          </mc:Fallback>
        </mc:AlternateContent>
      </w:r>
      <w:r w:rsidR="00D81B62" w:rsidRPr="002D129A">
        <w:t xml:space="preserve">Developers can create their own custom components to add game logic. Each custom component is a C# class </w:t>
      </w:r>
      <w:r w:rsidR="00162CA7" w:rsidRPr="002D129A">
        <w:t xml:space="preserve">that extends </w:t>
      </w:r>
      <w:proofErr w:type="spellStart"/>
      <w:r w:rsidR="00162CA7" w:rsidRPr="002D129A">
        <w:t>MonoBehaviour</w:t>
      </w:r>
      <w:proofErr w:type="spellEnd"/>
      <w:r w:rsidR="00162CA7" w:rsidRPr="002D129A">
        <w:t xml:space="preserve"> class. Component defines </w:t>
      </w:r>
      <w:proofErr w:type="gramStart"/>
      <w:r w:rsidR="00162CA7" w:rsidRPr="002D129A">
        <w:t>a number of</w:t>
      </w:r>
      <w:proofErr w:type="gramEnd"/>
      <w:r w:rsidR="00162CA7" w:rsidRPr="002D129A">
        <w:t xml:space="preserve"> fields that are accessible from the game-editor and overrides hook methods that allow to run custom logic on game updates.</w:t>
      </w:r>
    </w:p>
    <w:p w14:paraId="10D2A698" w14:textId="6A48BB33" w:rsidR="001779D0" w:rsidRPr="002D129A" w:rsidRDefault="001779D0" w:rsidP="00A95BEE">
      <w:pPr>
        <w:pStyle w:val="NormalText"/>
      </w:pPr>
      <w:r w:rsidRPr="002D129A">
        <w:t xml:space="preserve">Usually, games re-use the same configurations of game objects and components across many instances: game might spawn multiple enemies of the same type. Or place the same asset </w:t>
      </w:r>
      <w:r w:rsidRPr="002D129A">
        <w:lastRenderedPageBreak/>
        <w:t xml:space="preserve">(like a door in a building) multiple </w:t>
      </w:r>
      <w:r w:rsidR="005B3E37" w:rsidRPr="002D129A">
        <w:t>times</w:t>
      </w:r>
      <w:r w:rsidRPr="002D129A">
        <w:t xml:space="preserve"> in the game world. Unity allows developers to save pre-created configurations in the form of prefabs. Prefabs are pre-configured hierarchies of one or more game-objects with their components and properties saved to a file. Those prefabs then can be simply instantiated during the game.</w:t>
      </w:r>
    </w:p>
    <w:p w14:paraId="2ACD8AFE" w14:textId="34523529" w:rsidR="00D81B62" w:rsidRPr="002003A2" w:rsidRDefault="00162CA7" w:rsidP="00A95BEE">
      <w:pPr>
        <w:pStyle w:val="NormalText"/>
      </w:pPr>
      <w:r w:rsidRPr="002D129A">
        <w:t>Unity also recently announced a new ECS (Entity Component System) architecture that aims to drastically increase performance for games with large amounts of entities by increasing data-locality and opportunities for multi-core computation. Since those performance concerns are not important in the context of this work, ECS was not used here.</w:t>
      </w:r>
    </w:p>
    <w:p w14:paraId="69B48A6D" w14:textId="416D4AC5" w:rsidR="00C55581" w:rsidRPr="002003A2" w:rsidRDefault="00C55581" w:rsidP="0045762E">
      <w:pPr>
        <w:pStyle w:val="Heading3"/>
        <w:spacing w:line="276" w:lineRule="auto"/>
        <w:rPr>
          <w:lang w:val="en-GB"/>
        </w:rPr>
      </w:pPr>
      <w:bookmarkStart w:id="50" w:name="_Toc93849299"/>
      <w:r w:rsidRPr="002003A2">
        <w:rPr>
          <w:lang w:val="en-GB"/>
        </w:rPr>
        <w:t>Main menu scene</w:t>
      </w:r>
      <w:bookmarkEnd w:id="50"/>
    </w:p>
    <w:p w14:paraId="28ED912A" w14:textId="1BBCDDD4" w:rsidR="00C55581" w:rsidRPr="00E60A5B" w:rsidRDefault="00C55581" w:rsidP="00A95BEE">
      <w:pPr>
        <w:pStyle w:val="NormalText"/>
      </w:pPr>
      <w:r w:rsidRPr="00E60A5B">
        <w:t>The game is split between two scenes: the main menu, and the game scene. The main menu</w:t>
      </w:r>
      <w:r w:rsidR="004053A3">
        <w:t xml:space="preserve"> (Figure 11)</w:t>
      </w:r>
      <w:r w:rsidRPr="00E60A5B">
        <w:t xml:space="preserve"> scene loads first and allows the player to enter their name and start the matchmaking process. It hosts a text input element for the player’s name and two buttons: one to play the game, and a second to exit the game.</w:t>
      </w:r>
    </w:p>
    <w:p w14:paraId="42EA14D5" w14:textId="64ABF124" w:rsidR="001C6473" w:rsidRPr="00E60A5B" w:rsidRDefault="00BA1AAD" w:rsidP="00A95BEE">
      <w:pPr>
        <w:pStyle w:val="NormalText"/>
      </w:pPr>
      <w:r w:rsidRPr="00E60A5B">
        <w:rPr>
          <w:noProof/>
        </w:rPr>
        <mc:AlternateContent>
          <mc:Choice Requires="wps">
            <w:drawing>
              <wp:anchor distT="0" distB="0" distL="114300" distR="114300" simplePos="0" relativeHeight="251682816" behindDoc="0" locked="0" layoutInCell="1" allowOverlap="1" wp14:anchorId="634743E5" wp14:editId="7C346828">
                <wp:simplePos x="0" y="0"/>
                <wp:positionH relativeFrom="column">
                  <wp:posOffset>-4445</wp:posOffset>
                </wp:positionH>
                <wp:positionV relativeFrom="paragraph">
                  <wp:posOffset>3836670</wp:posOffset>
                </wp:positionV>
                <wp:extent cx="4919345"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7388AD08" w14:textId="3372DC9C" w:rsidR="00C55581" w:rsidRPr="00756836" w:rsidRDefault="00C55581" w:rsidP="00C55581">
                            <w:pPr>
                              <w:pStyle w:val="Caption"/>
                              <w:rPr>
                                <w:noProof/>
                              </w:rPr>
                            </w:pPr>
                            <w:r>
                              <w:t xml:space="preserve">Figure </w:t>
                            </w:r>
                            <w:fldSimple w:instr=" SEQ Figure \* ARABIC ">
                              <w:r w:rsidR="00405021">
                                <w:rPr>
                                  <w:noProof/>
                                </w:rPr>
                                <w:t>11</w:t>
                              </w:r>
                            </w:fldSimple>
                            <w:r>
                              <w:t>. Screenshot of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743E5" id="Text Box 24" o:spid="_x0000_s1035" type="#_x0000_t202" style="position:absolute;left:0;text-align:left;margin-left:-.35pt;margin-top:302.1pt;width:38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" stroked="f">
                <v:textbox style="mso-fit-shape-to-text:t" inset="0,0,0,0">
                  <w:txbxContent>
                    <w:p w14:paraId="7388AD08" w14:textId="3372DC9C" w:rsidR="00C55581" w:rsidRPr="00756836" w:rsidRDefault="00C55581" w:rsidP="00C55581">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11</w:t>
                      </w:r>
                      <w:r w:rsidR="009F1041">
                        <w:rPr>
                          <w:noProof/>
                        </w:rPr>
                        <w:fldChar w:fldCharType="end"/>
                      </w:r>
                      <w:r>
                        <w:t>. Screenshot of the main menu.</w:t>
                      </w:r>
                    </w:p>
                  </w:txbxContent>
                </v:textbox>
                <w10:wrap type="topAndBottom"/>
              </v:shape>
            </w:pict>
          </mc:Fallback>
        </mc:AlternateContent>
      </w:r>
      <w:r w:rsidRPr="00E60A5B">
        <w:rPr>
          <w:noProof/>
        </w:rPr>
        <w:drawing>
          <wp:anchor distT="0" distB="0" distL="114300" distR="114300" simplePos="0" relativeHeight="251680768" behindDoc="0" locked="0" layoutInCell="1" allowOverlap="1" wp14:anchorId="6BC22B1F" wp14:editId="51C0D706">
            <wp:simplePos x="0" y="0"/>
            <wp:positionH relativeFrom="column">
              <wp:posOffset>-3810</wp:posOffset>
            </wp:positionH>
            <wp:positionV relativeFrom="paragraph">
              <wp:posOffset>750325</wp:posOffset>
            </wp:positionV>
            <wp:extent cx="5645150" cy="3063240"/>
            <wp:effectExtent l="0" t="0" r="635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45150" cy="3063240"/>
                    </a:xfrm>
                    <a:prstGeom prst="rect">
                      <a:avLst/>
                    </a:prstGeom>
                  </pic:spPr>
                </pic:pic>
              </a:graphicData>
            </a:graphic>
            <wp14:sizeRelH relativeFrom="page">
              <wp14:pctWidth>0</wp14:pctWidth>
            </wp14:sizeRelH>
            <wp14:sizeRelV relativeFrom="page">
              <wp14:pctHeight>0</wp14:pctHeight>
            </wp14:sizeRelV>
          </wp:anchor>
        </w:drawing>
      </w:r>
      <w:r w:rsidR="00C55581" w:rsidRPr="00E60A5B">
        <w:t xml:space="preserve">Scene logic is governed by the </w:t>
      </w:r>
      <w:r w:rsidR="001C6473" w:rsidRPr="00E60A5B">
        <w:t>“</w:t>
      </w:r>
      <w:proofErr w:type="spellStart"/>
      <w:r w:rsidR="00C55581" w:rsidRPr="00E60A5B">
        <w:t>MainMenu</w:t>
      </w:r>
      <w:proofErr w:type="spellEnd"/>
      <w:r w:rsidR="001C6473" w:rsidRPr="00E60A5B">
        <w:t>”</w:t>
      </w:r>
      <w:r w:rsidR="00C55581" w:rsidRPr="00E60A5B">
        <w:t xml:space="preserve"> script. It is attached to the primary UI canvas</w:t>
      </w:r>
      <w:r w:rsidR="001C6473" w:rsidRPr="00E60A5B">
        <w:t xml:space="preserve">. It </w:t>
      </w:r>
      <w:r w:rsidR="00C55581" w:rsidRPr="00E60A5B">
        <w:t xml:space="preserve">binds the event handlers </w:t>
      </w:r>
      <w:r w:rsidR="001C6473" w:rsidRPr="00E60A5B">
        <w:t>for the buttons and the input field. When the user clicks the “Play” button it will load the game scene.</w:t>
      </w:r>
    </w:p>
    <w:p w14:paraId="26CCBA04" w14:textId="6CF36313" w:rsidR="00C55581" w:rsidRPr="002003A2" w:rsidRDefault="001C6473" w:rsidP="00A95BEE">
      <w:pPr>
        <w:pStyle w:val="NormalText"/>
      </w:pPr>
      <w:r w:rsidRPr="00E60A5B">
        <w:t>One tricky aspect of having multiple scenes is passing data, namely player’s name in our case, between scenes. Unity doesn’t provide a straightforward way to do this.</w:t>
      </w:r>
      <w:r w:rsidR="00A573BD" w:rsidRPr="00E60A5B">
        <w:t xml:space="preserve"> The common solution for this is to utilize the fact that static properties on classes in C# persist between scene </w:t>
      </w:r>
      <w:r w:rsidR="00A573BD" w:rsidRPr="00E60A5B">
        <w:lastRenderedPageBreak/>
        <w:t>changes. “</w:t>
      </w:r>
      <w:proofErr w:type="spellStart"/>
      <w:r w:rsidR="00A573BD" w:rsidRPr="00E60A5B">
        <w:t>StateManager</w:t>
      </w:r>
      <w:proofErr w:type="spellEnd"/>
      <w:r w:rsidR="00A573BD" w:rsidRPr="00E60A5B">
        <w:t xml:space="preserve">” class hosts </w:t>
      </w:r>
      <w:proofErr w:type="gramStart"/>
      <w:r w:rsidR="00A573BD" w:rsidRPr="00E60A5B">
        <w:t>a number of</w:t>
      </w:r>
      <w:proofErr w:type="gramEnd"/>
      <w:r w:rsidR="00A573BD" w:rsidRPr="00E60A5B">
        <w:t xml:space="preserve"> static properties. One of them is the string recording the player’s name that will be later used by the game scene.</w:t>
      </w:r>
    </w:p>
    <w:p w14:paraId="3F1DE84F" w14:textId="3A62F48D" w:rsidR="00A573BD" w:rsidRPr="002003A2" w:rsidRDefault="00A573BD" w:rsidP="0045762E">
      <w:pPr>
        <w:pStyle w:val="Heading3"/>
        <w:spacing w:line="276" w:lineRule="auto"/>
        <w:rPr>
          <w:lang w:val="en-GB"/>
        </w:rPr>
      </w:pPr>
      <w:bookmarkStart w:id="51" w:name="_Toc93849300"/>
      <w:r w:rsidRPr="002003A2">
        <w:rPr>
          <w:lang w:val="en-GB"/>
        </w:rPr>
        <w:t>Game scene</w:t>
      </w:r>
      <w:bookmarkEnd w:id="51"/>
    </w:p>
    <w:p w14:paraId="651E9160" w14:textId="76023A84" w:rsidR="000141D7" w:rsidRPr="006A171B" w:rsidRDefault="00566E31" w:rsidP="00A95BEE">
      <w:pPr>
        <w:pStyle w:val="NormalText"/>
      </w:pPr>
      <w:r w:rsidRPr="006A171B">
        <w:t>Game scene</w:t>
      </w:r>
      <w:r w:rsidR="004053A3">
        <w:t xml:space="preserve"> (Figure 12)</w:t>
      </w:r>
      <w:r w:rsidRPr="006A171B">
        <w:t xml:space="preserve"> </w:t>
      </w:r>
      <w:r w:rsidR="00B174A8" w:rsidRPr="006A171B">
        <w:t xml:space="preserve">is a lot more complicated than the main menu. It hosts the main functionality of the game as well as networking components. </w:t>
      </w:r>
      <w:r w:rsidR="000141D7" w:rsidRPr="006A171B">
        <w:t>The following elements are present on the scene:</w:t>
      </w:r>
    </w:p>
    <w:p w14:paraId="14B94FE1" w14:textId="77777777" w:rsidR="000141D7" w:rsidRPr="006A171B" w:rsidRDefault="000141D7" w:rsidP="00A95BEE">
      <w:pPr>
        <w:pStyle w:val="NormalText"/>
        <w:numPr>
          <w:ilvl w:val="0"/>
          <w:numId w:val="27"/>
        </w:numPr>
      </w:pPr>
      <w:r w:rsidRPr="006A171B">
        <w:t>M</w:t>
      </w:r>
      <w:r w:rsidR="00B174A8" w:rsidRPr="006A171B">
        <w:t>ain game panel</w:t>
      </w:r>
      <w:r w:rsidRPr="006A171B">
        <w:t xml:space="preserve"> – located </w:t>
      </w:r>
      <w:r w:rsidR="00B174A8" w:rsidRPr="006A171B">
        <w:t>in the centre.</w:t>
      </w:r>
    </w:p>
    <w:p w14:paraId="7CF9A5A9" w14:textId="2A9CB9B5" w:rsidR="000141D7" w:rsidRPr="006A171B" w:rsidRDefault="000141D7" w:rsidP="00A95BEE">
      <w:pPr>
        <w:pStyle w:val="NormalText"/>
        <w:numPr>
          <w:ilvl w:val="0"/>
          <w:numId w:val="27"/>
        </w:numPr>
      </w:pPr>
      <w:r w:rsidRPr="006A171B">
        <w:t>T</w:t>
      </w:r>
      <w:r w:rsidR="00B174A8" w:rsidRPr="006A171B">
        <w:t>he players panel</w:t>
      </w:r>
      <w:r w:rsidRPr="006A171B">
        <w:t xml:space="preserve"> – located in the top-left corner.</w:t>
      </w:r>
      <w:r w:rsidR="00B174A8" w:rsidRPr="006A171B">
        <w:t xml:space="preserve"> </w:t>
      </w:r>
      <w:r w:rsidRPr="006A171B">
        <w:t>I</w:t>
      </w:r>
      <w:r w:rsidR="00B174A8" w:rsidRPr="006A171B">
        <w:t>t displays the name of the players in the game, their score, and</w:t>
      </w:r>
      <w:del w:id="52" w:author="Barbara Karpowicz" w:date="2022-01-26T19:11:00Z">
        <w:r w:rsidR="00B174A8" w:rsidRPr="006A171B" w:rsidDel="008D1718">
          <w:delText xml:space="preserve"> also</w:delText>
        </w:r>
      </w:del>
      <w:r w:rsidR="00B174A8" w:rsidRPr="006A171B">
        <w:t xml:space="preserve"> displays the player currently making the turn, by highlighting their name in bold.</w:t>
      </w:r>
      <w:r w:rsidRPr="006A171B">
        <w:t xml:space="preserve"> </w:t>
      </w:r>
    </w:p>
    <w:p w14:paraId="598D0DD9" w14:textId="07FC4040" w:rsidR="000141D7" w:rsidRPr="006A171B" w:rsidRDefault="000141D7" w:rsidP="00A95BEE">
      <w:pPr>
        <w:pStyle w:val="NormalText"/>
        <w:numPr>
          <w:ilvl w:val="0"/>
          <w:numId w:val="27"/>
        </w:numPr>
      </w:pPr>
      <w:r w:rsidRPr="006A171B">
        <w:t>Finish game button – located in the bottom-left corner. Player can press it to signal that they do not wish to make any more moves.</w:t>
      </w:r>
    </w:p>
    <w:p w14:paraId="733990B8" w14:textId="34DB00EC" w:rsidR="000141D7" w:rsidRPr="006A171B" w:rsidRDefault="000141D7" w:rsidP="00A95BEE">
      <w:pPr>
        <w:pStyle w:val="NormalText"/>
        <w:numPr>
          <w:ilvl w:val="0"/>
          <w:numId w:val="27"/>
        </w:numPr>
      </w:pPr>
      <w:r w:rsidRPr="006A171B">
        <w:t>Status text – displayed at the centre of the screen when there’s a message to show. Messages include loading indicators, matchmaking status, or the game-over message.</w:t>
      </w:r>
    </w:p>
    <w:p w14:paraId="50BF2E6E" w14:textId="4CFB4A32" w:rsidR="000141D7" w:rsidRPr="006A171B" w:rsidRDefault="00B43BA4" w:rsidP="00A95BEE">
      <w:pPr>
        <w:pStyle w:val="NormalText"/>
      </w:pPr>
      <w:r w:rsidRPr="006A171B">
        <w:rPr>
          <w:noProof/>
        </w:rPr>
        <mc:AlternateContent>
          <mc:Choice Requires="wps">
            <w:drawing>
              <wp:anchor distT="0" distB="0" distL="114300" distR="114300" simplePos="0" relativeHeight="251688960" behindDoc="0" locked="0" layoutInCell="1" allowOverlap="1" wp14:anchorId="164A5511" wp14:editId="559EDECC">
                <wp:simplePos x="0" y="0"/>
                <wp:positionH relativeFrom="column">
                  <wp:posOffset>78740</wp:posOffset>
                </wp:positionH>
                <wp:positionV relativeFrom="paragraph">
                  <wp:posOffset>2998597</wp:posOffset>
                </wp:positionV>
                <wp:extent cx="5760720" cy="635"/>
                <wp:effectExtent l="0" t="0" r="5080" b="12065"/>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BC03D4" w14:textId="23744EFA" w:rsidR="00B174A8" w:rsidRPr="00004EE9" w:rsidRDefault="00B174A8" w:rsidP="00B174A8">
                            <w:pPr>
                              <w:pStyle w:val="Caption"/>
                              <w:rPr>
                                <w:noProof/>
                              </w:rPr>
                            </w:pPr>
                            <w:r>
                              <w:t xml:space="preserve">Figure </w:t>
                            </w:r>
                            <w:fldSimple w:instr=" SEQ Figure \* ARABIC ">
                              <w:r w:rsidR="00405021">
                                <w:rPr>
                                  <w:noProof/>
                                </w:rPr>
                                <w:t>12</w:t>
                              </w:r>
                            </w:fldSimple>
                            <w:r>
                              <w:t>. Screenshot of the game scene</w:t>
                            </w:r>
                            <w:r w:rsidR="000141D7">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5511" id="Text Box 29" o:spid="_x0000_s1036" type="#_x0000_t202" style="position:absolute;left:0;text-align:left;margin-left:6.2pt;margin-top:236.1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e9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" stroked="f">
                <v:textbox style="mso-fit-shape-to-text:t" inset="0,0,0,0">
                  <w:txbxContent>
                    <w:p w14:paraId="51BC03D4" w14:textId="23744EFA" w:rsidR="00B174A8" w:rsidRPr="00004EE9" w:rsidRDefault="00B174A8" w:rsidP="00B174A8">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12</w:t>
                      </w:r>
                      <w:r w:rsidR="009F1041">
                        <w:rPr>
                          <w:noProof/>
                        </w:rPr>
                        <w:fldChar w:fldCharType="end"/>
                      </w:r>
                      <w:r>
                        <w:t>. Screenshot of the game scene</w:t>
                      </w:r>
                      <w:r w:rsidR="000141D7">
                        <w:rPr>
                          <w:noProof/>
                        </w:rPr>
                        <w:t>.</w:t>
                      </w:r>
                    </w:p>
                  </w:txbxContent>
                </v:textbox>
                <w10:wrap type="topAndBottom"/>
              </v:shape>
            </w:pict>
          </mc:Fallback>
        </mc:AlternateContent>
      </w:r>
      <w:r w:rsidRPr="006A171B">
        <w:rPr>
          <w:noProof/>
        </w:rPr>
        <w:drawing>
          <wp:anchor distT="0" distB="0" distL="114300" distR="114300" simplePos="0" relativeHeight="251686912" behindDoc="0" locked="0" layoutInCell="1" allowOverlap="1" wp14:anchorId="1ECA1783" wp14:editId="2CF269A0">
            <wp:simplePos x="0" y="0"/>
            <wp:positionH relativeFrom="column">
              <wp:posOffset>78105</wp:posOffset>
            </wp:positionH>
            <wp:positionV relativeFrom="paragraph">
              <wp:posOffset>0</wp:posOffset>
            </wp:positionV>
            <wp:extent cx="5532120" cy="3000375"/>
            <wp:effectExtent l="0" t="0" r="5080" b="0"/>
            <wp:wrapTopAndBottom/>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32120" cy="3000375"/>
                    </a:xfrm>
                    <a:prstGeom prst="rect">
                      <a:avLst/>
                    </a:prstGeom>
                  </pic:spPr>
                </pic:pic>
              </a:graphicData>
            </a:graphic>
            <wp14:sizeRelH relativeFrom="page">
              <wp14:pctWidth>0</wp14:pctWidth>
            </wp14:sizeRelH>
            <wp14:sizeRelV relativeFrom="page">
              <wp14:pctHeight>0</wp14:pctHeight>
            </wp14:sizeRelV>
          </wp:anchor>
        </w:drawing>
      </w:r>
      <w:r w:rsidR="004158B7" w:rsidRPr="006A171B">
        <w:t>Depending on the current game state only a subset of elements might be present. During the loading screens only the status message is shown. When the game is ongoing the board and associated UI elements get rendered. This scene’s logic is split between three scripts:</w:t>
      </w:r>
    </w:p>
    <w:p w14:paraId="2C9DB5A9" w14:textId="0EF7F057" w:rsidR="004158B7" w:rsidRPr="006A171B" w:rsidRDefault="004158B7" w:rsidP="00A95BEE">
      <w:pPr>
        <w:pStyle w:val="NormalText"/>
        <w:numPr>
          <w:ilvl w:val="0"/>
          <w:numId w:val="29"/>
        </w:numPr>
      </w:pPr>
      <w:r w:rsidRPr="006A171B">
        <w:lastRenderedPageBreak/>
        <w:t>“</w:t>
      </w:r>
      <w:proofErr w:type="spellStart"/>
      <w:r w:rsidRPr="006A171B">
        <w:t>BoardInteractor</w:t>
      </w:r>
      <w:proofErr w:type="spellEnd"/>
      <w:r w:rsidRPr="006A171B">
        <w:t xml:space="preserve">” – responsible for rendering of the game board and </w:t>
      </w:r>
      <w:del w:id="53" w:author="Barbara Karpowicz" w:date="2022-01-26T19:12:00Z">
        <w:r w:rsidRPr="006A171B" w:rsidDel="008D1718">
          <w:delText>als</w:delText>
        </w:r>
      </w:del>
      <w:del w:id="54" w:author="Barbara Karpowicz" w:date="2022-01-26T19:11:00Z">
        <w:r w:rsidRPr="006A171B" w:rsidDel="008D1718">
          <w:delText xml:space="preserve">o </w:delText>
        </w:r>
      </w:del>
      <w:r w:rsidRPr="006A171B">
        <w:t xml:space="preserve">handles user input. This behaviour stores the current state of the game. It handles moves by optimistically applying local updates and forwarding the moves to the server. </w:t>
      </w:r>
    </w:p>
    <w:p w14:paraId="5C787B4D" w14:textId="65549499" w:rsidR="004158B7" w:rsidRPr="006A171B" w:rsidRDefault="004158B7" w:rsidP="00A95BEE">
      <w:pPr>
        <w:pStyle w:val="NormalText"/>
        <w:numPr>
          <w:ilvl w:val="0"/>
          <w:numId w:val="29"/>
        </w:numPr>
      </w:pPr>
      <w:r w:rsidRPr="006A171B">
        <w:t>“</w:t>
      </w:r>
      <w:proofErr w:type="spellStart"/>
      <w:r w:rsidRPr="006A171B">
        <w:t>SockerBehaviour</w:t>
      </w:r>
      <w:proofErr w:type="spellEnd"/>
      <w:r w:rsidRPr="006A171B">
        <w:t>” – bootstraps and handles the lifecycle of the server web-socket connection. It accepts moves from “</w:t>
      </w:r>
      <w:proofErr w:type="spellStart"/>
      <w:r w:rsidRPr="006A171B">
        <w:t>BoardInteractor</w:t>
      </w:r>
      <w:proofErr w:type="spellEnd"/>
      <w:r w:rsidRPr="006A171B">
        <w:t>” and sends them as RPC calls to the server. This script also accepts updates from the server and governs the current state of the game as described further in chapter 6.1.</w:t>
      </w:r>
    </w:p>
    <w:p w14:paraId="6E0A822F" w14:textId="33609FD1" w:rsidR="00B43BA4" w:rsidRPr="006A171B" w:rsidRDefault="005C2FE5" w:rsidP="00A95BEE">
      <w:pPr>
        <w:pStyle w:val="NormalText"/>
        <w:numPr>
          <w:ilvl w:val="0"/>
          <w:numId w:val="29"/>
        </w:numPr>
      </w:pPr>
      <w:r w:rsidRPr="006A171B">
        <w:rPr>
          <w:noProof/>
        </w:rPr>
        <mc:AlternateContent>
          <mc:Choice Requires="wps">
            <w:drawing>
              <wp:anchor distT="0" distB="0" distL="114300" distR="114300" simplePos="0" relativeHeight="251692032" behindDoc="0" locked="0" layoutInCell="1" allowOverlap="1" wp14:anchorId="33D38934" wp14:editId="594B083E">
                <wp:simplePos x="0" y="0"/>
                <wp:positionH relativeFrom="column">
                  <wp:posOffset>1723053</wp:posOffset>
                </wp:positionH>
                <wp:positionV relativeFrom="paragraph">
                  <wp:posOffset>3672573</wp:posOffset>
                </wp:positionV>
                <wp:extent cx="2367915" cy="635"/>
                <wp:effectExtent l="0" t="0" r="0" b="635"/>
                <wp:wrapTopAndBottom/>
                <wp:docPr id="31" name="Text Box 3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0399CEBE" w14:textId="423100CA" w:rsidR="00B43BA4" w:rsidRPr="007644E0" w:rsidRDefault="00B43BA4" w:rsidP="00B43BA4">
                            <w:pPr>
                              <w:pStyle w:val="Caption"/>
                              <w:rPr>
                                <w:noProof/>
                              </w:rPr>
                            </w:pPr>
                            <w:r>
                              <w:t xml:space="preserve">Figure </w:t>
                            </w:r>
                            <w:fldSimple w:instr=" SEQ Figure \* ARABIC ">
                              <w:r w:rsidR="00405021">
                                <w:rPr>
                                  <w:noProof/>
                                </w:rPr>
                                <w:t>13</w:t>
                              </w:r>
                            </w:fldSimple>
                            <w:r>
                              <w:t xml:space="preserve">. </w:t>
                            </w:r>
                            <w:r w:rsidRPr="002A00A7">
                              <w:t>Game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38934" id="Text Box 31" o:spid="_x0000_s1037" type="#_x0000_t202" style="position:absolute;left:0;text-align:left;margin-left:135.65pt;margin-top:289.2pt;width:186.4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WC4Gg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" stroked="f">
                <v:textbox style="mso-fit-shape-to-text:t" inset="0,0,0,0">
                  <w:txbxContent>
                    <w:p w14:paraId="0399CEBE" w14:textId="423100CA" w:rsidR="00B43BA4" w:rsidRPr="007644E0" w:rsidRDefault="00B43BA4" w:rsidP="00B43BA4">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13</w:t>
                      </w:r>
                      <w:r w:rsidR="009F1041">
                        <w:rPr>
                          <w:noProof/>
                        </w:rPr>
                        <w:fldChar w:fldCharType="end"/>
                      </w:r>
                      <w:r>
                        <w:t xml:space="preserve">. </w:t>
                      </w:r>
                      <w:r w:rsidRPr="002A00A7">
                        <w:t>Game object structure.</w:t>
                      </w:r>
                    </w:p>
                  </w:txbxContent>
                </v:textbox>
                <w10:wrap type="topAndBottom"/>
              </v:shape>
            </w:pict>
          </mc:Fallback>
        </mc:AlternateContent>
      </w:r>
      <w:r w:rsidRPr="006A171B">
        <w:rPr>
          <w:noProof/>
        </w:rPr>
        <w:drawing>
          <wp:anchor distT="0" distB="0" distL="114300" distR="114300" simplePos="0" relativeHeight="251689984" behindDoc="0" locked="0" layoutInCell="1" allowOverlap="1" wp14:anchorId="5D9CD845" wp14:editId="3456EC5C">
            <wp:simplePos x="0" y="0"/>
            <wp:positionH relativeFrom="column">
              <wp:posOffset>1666875</wp:posOffset>
            </wp:positionH>
            <wp:positionV relativeFrom="paragraph">
              <wp:posOffset>944245</wp:posOffset>
            </wp:positionV>
            <wp:extent cx="2781935" cy="2662555"/>
            <wp:effectExtent l="0" t="0" r="0" b="444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9">
                      <a:extLst>
                        <a:ext uri="{28A0092B-C50C-407E-A947-70E740481C1C}">
                          <a14:useLocalDpi xmlns:a14="http://schemas.microsoft.com/office/drawing/2010/main" val="0"/>
                        </a:ext>
                      </a:extLst>
                    </a:blip>
                    <a:srcRect l="-1647" r="46706"/>
                    <a:stretch/>
                  </pic:blipFill>
                  <pic:spPr bwMode="auto">
                    <a:xfrm>
                      <a:off x="0" y="0"/>
                      <a:ext cx="2781935" cy="266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58B7" w:rsidRPr="006A171B">
        <w:t>“</w:t>
      </w:r>
      <w:proofErr w:type="spellStart"/>
      <w:r w:rsidR="004158B7" w:rsidRPr="006A171B">
        <w:t>GameInfoUi</w:t>
      </w:r>
      <w:proofErr w:type="spellEnd"/>
      <w:r w:rsidR="004158B7" w:rsidRPr="006A171B">
        <w:t xml:space="preserve">” – encapsulates UI components that are visible during the game. </w:t>
      </w:r>
      <w:r w:rsidR="00B43BA4" w:rsidRPr="006A171B">
        <w:t>This script holds references to the required UI components and provides convenience methods to apply updates without getting into details of UI composition.</w:t>
      </w:r>
    </w:p>
    <w:p w14:paraId="0DDFCB9E" w14:textId="4543F4AB" w:rsidR="009E0BB7" w:rsidRPr="002003A2" w:rsidRDefault="009E0BB7" w:rsidP="00A95BEE">
      <w:pPr>
        <w:pStyle w:val="NormalText"/>
      </w:pPr>
      <w:r w:rsidRPr="006A171B">
        <w:t>Game-object structure</w:t>
      </w:r>
      <w:r w:rsidR="004053A3">
        <w:t>, which is illustrated on the Figure 13,</w:t>
      </w:r>
      <w:r w:rsidRPr="006A171B">
        <w:t xml:space="preserve"> also supports this separation. The UI components are located under the Canvas object. Subtrees of UI can be enabled or disabled depending on the game state. The “</w:t>
      </w:r>
      <w:proofErr w:type="spellStart"/>
      <w:r w:rsidRPr="006A171B">
        <w:t>GameInfoUI</w:t>
      </w:r>
      <w:proofErr w:type="spellEnd"/>
      <w:r w:rsidRPr="006A171B">
        <w:t>” component is attached to the “</w:t>
      </w:r>
      <w:proofErr w:type="spellStart"/>
      <w:r w:rsidRPr="006A171B">
        <w:t>GameInfo</w:t>
      </w:r>
      <w:proofErr w:type="spellEnd"/>
      <w:r w:rsidRPr="006A171B">
        <w:t>” panel. “</w:t>
      </w:r>
      <w:proofErr w:type="spellStart"/>
      <w:r w:rsidRPr="006A171B">
        <w:t>BoardInteractor</w:t>
      </w:r>
      <w:proofErr w:type="spellEnd"/>
      <w:r w:rsidRPr="006A171B">
        <w:t>” and “</w:t>
      </w:r>
      <w:proofErr w:type="spellStart"/>
      <w:r w:rsidRPr="006A171B">
        <w:t>SocketBehaviour</w:t>
      </w:r>
      <w:proofErr w:type="spellEnd"/>
      <w:r w:rsidRPr="006A171B">
        <w:t>” are attached to the game board (in this case named “tile_0”).</w:t>
      </w:r>
    </w:p>
    <w:p w14:paraId="381BEBA4" w14:textId="636683FA" w:rsidR="007E7AE9" w:rsidRPr="002003A2" w:rsidRDefault="007E7AE9" w:rsidP="0045762E">
      <w:pPr>
        <w:pStyle w:val="Heading3"/>
        <w:spacing w:line="276" w:lineRule="auto"/>
        <w:rPr>
          <w:lang w:val="en-GB"/>
        </w:rPr>
      </w:pPr>
      <w:bookmarkStart w:id="55" w:name="_Toc93849301"/>
      <w:r w:rsidRPr="002003A2">
        <w:rPr>
          <w:lang w:val="en-GB"/>
        </w:rPr>
        <w:t>Board rendering</w:t>
      </w:r>
      <w:bookmarkEnd w:id="55"/>
    </w:p>
    <w:p w14:paraId="6D90B604" w14:textId="3D80653C" w:rsidR="009E0BB7" w:rsidRPr="008766D9" w:rsidRDefault="00D26656" w:rsidP="00A95BEE">
      <w:pPr>
        <w:pStyle w:val="NormalText"/>
      </w:pPr>
      <w:r w:rsidRPr="008766D9">
        <w:rPr>
          <w:noProof/>
        </w:rPr>
        <mc:AlternateContent>
          <mc:Choice Requires="wps">
            <w:drawing>
              <wp:anchor distT="0" distB="0" distL="114300" distR="114300" simplePos="0" relativeHeight="251700224" behindDoc="0" locked="0" layoutInCell="1" allowOverlap="1" wp14:anchorId="557884A9" wp14:editId="780BC30B">
                <wp:simplePos x="0" y="0"/>
                <wp:positionH relativeFrom="column">
                  <wp:posOffset>4906010</wp:posOffset>
                </wp:positionH>
                <wp:positionV relativeFrom="paragraph">
                  <wp:posOffset>775716</wp:posOffset>
                </wp:positionV>
                <wp:extent cx="91440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31CCCAD" w14:textId="35FF76FA" w:rsidR="00D26656" w:rsidRPr="000718D3" w:rsidRDefault="00D26656" w:rsidP="00D26656">
                            <w:pPr>
                              <w:pStyle w:val="Caption"/>
                              <w:rPr>
                                <w:noProof/>
                              </w:rPr>
                            </w:pPr>
                            <w:r>
                              <w:t xml:space="preserve">Figure </w:t>
                            </w:r>
                            <w:fldSimple w:instr=" SEQ Figure \* ARABIC ">
                              <w:r w:rsidR="00405021">
                                <w:rPr>
                                  <w:noProof/>
                                </w:rPr>
                                <w:t>14</w:t>
                              </w:r>
                            </w:fldSimple>
                            <w:r>
                              <w:t>. Tile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884A9" id="Text Box 35" o:spid="_x0000_s1038" type="#_x0000_t202" style="position:absolute;left:0;text-align:left;margin-left:386.3pt;margin-top:61.1pt;width:1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9ifGQIAAD8EAAAOAAAAZHJzL2Uyb0RvYy54bWysU8Fu2zAMvQ/YPwi6L06yrt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" stroked="f">
                <v:textbox style="mso-fit-shape-to-text:t" inset="0,0,0,0">
                  <w:txbxContent>
                    <w:p w14:paraId="531CCCAD" w14:textId="35FF76FA" w:rsidR="00D26656" w:rsidRPr="000718D3" w:rsidRDefault="00D26656" w:rsidP="00D26656">
                      <w:pPr>
                        <w:pStyle w:val="Caption"/>
                        <w:rPr>
                          <w:noProof/>
                        </w:rPr>
                      </w:pPr>
                      <w:r>
                        <w:t xml:space="preserve">Figure </w:t>
                      </w:r>
                      <w:r w:rsidR="009F1041">
                        <w:fldChar w:fldCharType="begin"/>
                      </w:r>
                      <w:r w:rsidR="009F1041">
                        <w:instrText xml:space="preserve"> SEQ Figure \* ARABIC </w:instrText>
                      </w:r>
                      <w:r w:rsidR="009F1041">
                        <w:fldChar w:fldCharType="separate"/>
                      </w:r>
                      <w:r w:rsidR="00405021">
                        <w:rPr>
                          <w:noProof/>
                        </w:rPr>
                        <w:t>14</w:t>
                      </w:r>
                      <w:r w:rsidR="009F1041">
                        <w:rPr>
                          <w:noProof/>
                        </w:rPr>
                        <w:fldChar w:fldCharType="end"/>
                      </w:r>
                      <w:r>
                        <w:t>. Tile sprite.</w:t>
                      </w:r>
                    </w:p>
                  </w:txbxContent>
                </v:textbox>
                <w10:wrap type="square"/>
              </v:shape>
            </w:pict>
          </mc:Fallback>
        </mc:AlternateContent>
      </w:r>
      <w:r w:rsidRPr="008766D9">
        <w:rPr>
          <w:noProof/>
        </w:rPr>
        <w:drawing>
          <wp:anchor distT="0" distB="0" distL="114300" distR="114300" simplePos="0" relativeHeight="251698176" behindDoc="0" locked="0" layoutInCell="1" allowOverlap="1" wp14:anchorId="0F43B56E" wp14:editId="3B13E777">
            <wp:simplePos x="0" y="0"/>
            <wp:positionH relativeFrom="column">
              <wp:posOffset>4906264</wp:posOffset>
            </wp:positionH>
            <wp:positionV relativeFrom="paragraph">
              <wp:posOffset>30480</wp:posOffset>
            </wp:positionV>
            <wp:extent cx="694690" cy="694690"/>
            <wp:effectExtent l="0" t="0" r="3810" b="3810"/>
            <wp:wrapSquare wrapText="bothSides"/>
            <wp:docPr id="34" name="Picture 3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squar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94690" cy="694690"/>
                    </a:xfrm>
                    <a:prstGeom prst="rect">
                      <a:avLst/>
                    </a:prstGeom>
                  </pic:spPr>
                </pic:pic>
              </a:graphicData>
            </a:graphic>
            <wp14:sizeRelH relativeFrom="page">
              <wp14:pctWidth>0</wp14:pctWidth>
            </wp14:sizeRelH>
            <wp14:sizeRelV relativeFrom="page">
              <wp14:pctHeight>0</wp14:pctHeight>
            </wp14:sizeRelV>
          </wp:anchor>
        </w:drawing>
      </w:r>
      <w:r w:rsidRPr="008766D9">
        <w:t>Board rendering is governed by the “</w:t>
      </w:r>
      <w:proofErr w:type="spellStart"/>
      <w:r w:rsidRPr="008766D9">
        <w:t>BoardInteractor</w:t>
      </w:r>
      <w:proofErr w:type="spellEnd"/>
      <w:r w:rsidRPr="008766D9">
        <w:t xml:space="preserve">” script. The board background </w:t>
      </w:r>
      <w:r w:rsidR="00400811" w:rsidRPr="008766D9">
        <w:t>consists</w:t>
      </w:r>
      <w:r w:rsidRPr="008766D9">
        <w:t xml:space="preserve"> of a sprite with repeated tile texture</w:t>
      </w:r>
      <w:r w:rsidR="00633C0B">
        <w:t xml:space="preserve"> (Figure 14)</w:t>
      </w:r>
      <w:r w:rsidRPr="008766D9">
        <w:t xml:space="preserve">. Setting Wrap Model to Repeat in the texture settings causes the image to be tiled on top of the sprite game object, when the dimensions of the sprite are bigger </w:t>
      </w:r>
      <w:r w:rsidR="008766D9" w:rsidRPr="008766D9">
        <w:t>than</w:t>
      </w:r>
      <w:r w:rsidRPr="008766D9">
        <w:t xml:space="preserve"> </w:t>
      </w:r>
      <w:r w:rsidRPr="008766D9">
        <w:lastRenderedPageBreak/>
        <w:t xml:space="preserve">dimensions of the texture. Sizes are measured carefully so that the texture repeats exactly </w:t>
      </w:r>
      <w:r w:rsidR="00175177" w:rsidRPr="008766D9">
        <w:rPr>
          <w:noProof/>
        </w:rPr>
        <mc:AlternateContent>
          <mc:Choice Requires="wps">
            <w:drawing>
              <wp:anchor distT="0" distB="0" distL="114300" distR="114300" simplePos="0" relativeHeight="251703296" behindDoc="0" locked="0" layoutInCell="1" allowOverlap="1" wp14:anchorId="457A3495" wp14:editId="018B8501">
                <wp:simplePos x="0" y="0"/>
                <wp:positionH relativeFrom="column">
                  <wp:posOffset>-33020</wp:posOffset>
                </wp:positionH>
                <wp:positionV relativeFrom="paragraph">
                  <wp:posOffset>5961143</wp:posOffset>
                </wp:positionV>
                <wp:extent cx="538797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A893C2C" w14:textId="0C34A4B6" w:rsidR="0045762E" w:rsidRPr="00034C34" w:rsidRDefault="0045762E" w:rsidP="0045762E">
                            <w:pPr>
                              <w:pStyle w:val="Caption"/>
                              <w:rPr>
                                <w:lang w:val="en-GB"/>
                              </w:rPr>
                            </w:pPr>
                            <w:r>
                              <w:t xml:space="preserve">Figure </w:t>
                            </w:r>
                            <w:fldSimple w:instr=" SEQ Figure \* ARABIC ">
                              <w:r w:rsidR="00405021">
                                <w:rPr>
                                  <w:noProof/>
                                </w:rPr>
                                <w:t>15</w:t>
                              </w:r>
                            </w:fldSimple>
                            <w:r>
                              <w:t>. Procedure to update the rendered board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3495" id="Text Box 27" o:spid="_x0000_s1039" type="#_x0000_t202" style="position:absolute;left:0;text-align:left;margin-left:-2.6pt;margin-top:469.4pt;width:4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" stroked="f">
                <v:textbox style="mso-fit-shape-to-text:t" inset="0,0,0,0">
                  <w:txbxContent>
                    <w:p w14:paraId="6A893C2C" w14:textId="0C34A4B6" w:rsidR="0045762E" w:rsidRPr="00034C34" w:rsidRDefault="0045762E" w:rsidP="0045762E">
                      <w:pPr>
                        <w:pStyle w:val="Caption"/>
                        <w:rPr>
                          <w:lang w:val="en-GB"/>
                        </w:rPr>
                      </w:pPr>
                      <w:r>
                        <w:t xml:space="preserve">Figure </w:t>
                      </w:r>
                      <w:r w:rsidR="009F1041">
                        <w:fldChar w:fldCharType="begin"/>
                      </w:r>
                      <w:r w:rsidR="009F1041">
                        <w:instrText xml:space="preserve"> SEQ Figure \* ARABIC </w:instrText>
                      </w:r>
                      <w:r w:rsidR="009F1041">
                        <w:fldChar w:fldCharType="separate"/>
                      </w:r>
                      <w:r w:rsidR="00405021">
                        <w:rPr>
                          <w:noProof/>
                        </w:rPr>
                        <w:t>15</w:t>
                      </w:r>
                      <w:r w:rsidR="009F1041">
                        <w:rPr>
                          <w:noProof/>
                        </w:rPr>
                        <w:fldChar w:fldCharType="end"/>
                      </w:r>
                      <w:r>
                        <w:t>. Procedure to update the rendered board state.</w:t>
                      </w:r>
                    </w:p>
                  </w:txbxContent>
                </v:textbox>
                <w10:wrap type="topAndBottom"/>
              </v:shape>
            </w:pict>
          </mc:Fallback>
        </mc:AlternateContent>
      </w:r>
      <w:r w:rsidR="00175177" w:rsidRPr="008766D9">
        <w:rPr>
          <w:noProof/>
        </w:rPr>
        <w:drawing>
          <wp:anchor distT="0" distB="0" distL="114300" distR="114300" simplePos="0" relativeHeight="251701248" behindDoc="0" locked="0" layoutInCell="1" allowOverlap="1" wp14:anchorId="54F14984" wp14:editId="4879620D">
            <wp:simplePos x="0" y="0"/>
            <wp:positionH relativeFrom="column">
              <wp:posOffset>-117475</wp:posOffset>
            </wp:positionH>
            <wp:positionV relativeFrom="paragraph">
              <wp:posOffset>588025</wp:posOffset>
            </wp:positionV>
            <wp:extent cx="5905500" cy="5310505"/>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05500" cy="5310505"/>
                    </a:xfrm>
                    <a:prstGeom prst="rect">
                      <a:avLst/>
                    </a:prstGeom>
                  </pic:spPr>
                </pic:pic>
              </a:graphicData>
            </a:graphic>
            <wp14:sizeRelH relativeFrom="page">
              <wp14:pctWidth>0</wp14:pctWidth>
            </wp14:sizeRelH>
            <wp14:sizeRelV relativeFrom="page">
              <wp14:pctHeight>0</wp14:pctHeight>
            </wp14:sizeRelV>
          </wp:anchor>
        </w:drawing>
      </w:r>
      <w:r w:rsidRPr="008766D9">
        <w:t>26 times, drawing a grid.</w:t>
      </w:r>
    </w:p>
    <w:p w14:paraId="300395E4" w14:textId="08F22ADA" w:rsidR="001D335A" w:rsidRPr="008766D9" w:rsidRDefault="001D335A" w:rsidP="00A95BEE">
      <w:pPr>
        <w:pStyle w:val="NormalText"/>
      </w:pPr>
      <w:r w:rsidRPr="008766D9">
        <w:t xml:space="preserve">On top of the rendered grid </w:t>
      </w:r>
      <w:proofErr w:type="gramStart"/>
      <w:r w:rsidRPr="008766D9">
        <w:t>a number of</w:t>
      </w:r>
      <w:proofErr w:type="gramEnd"/>
      <w:r w:rsidRPr="008766D9">
        <w:t xml:space="preserve"> game objects are located to represent in-game entities. There are prefabs for dots placed by players as well as for the rendering of the captured areas. “</w:t>
      </w:r>
      <w:proofErr w:type="spellStart"/>
      <w:r w:rsidRPr="008766D9">
        <w:t>SyncBoardState</w:t>
      </w:r>
      <w:proofErr w:type="spellEnd"/>
      <w:r w:rsidRPr="008766D9">
        <w:t>” function</w:t>
      </w:r>
      <w:r w:rsidR="00175177">
        <w:t xml:space="preserve"> (Figure 15)</w:t>
      </w:r>
      <w:r w:rsidRPr="008766D9">
        <w:t xml:space="preserve"> in the “</w:t>
      </w:r>
      <w:proofErr w:type="spellStart"/>
      <w:r w:rsidRPr="008766D9">
        <w:t>BoardInteractor</w:t>
      </w:r>
      <w:proofErr w:type="spellEnd"/>
      <w:r w:rsidRPr="008766D9">
        <w:t>” is responsible for updating those elements in relation to current board state.</w:t>
      </w:r>
    </w:p>
    <w:p w14:paraId="62D5D1A0" w14:textId="07FAF8D1" w:rsidR="001D335A" w:rsidRPr="008766D9" w:rsidRDefault="001D335A" w:rsidP="00A95BEE">
      <w:pPr>
        <w:pStyle w:val="NormalText"/>
      </w:pPr>
      <w:r w:rsidRPr="008766D9">
        <w:t>The elements that are placed on the board are all child game objects of the root game object that is rendering the board background grid. The same root game object also hosts the “</w:t>
      </w:r>
      <w:proofErr w:type="spellStart"/>
      <w:r w:rsidRPr="008766D9">
        <w:t>BoardInteractor</w:t>
      </w:r>
      <w:proofErr w:type="spellEnd"/>
      <w:r w:rsidRPr="008766D9">
        <w:t xml:space="preserve">” component. Having the on-board elements organized like that is extremely useful for tracking them as Unity allows scripts to enumerate children of game-objects. The other benefits from this approach are that the position, rotation, and scale of children are calculated in the reference frame of the parent </w:t>
      </w:r>
      <w:r w:rsidR="0045762E" w:rsidRPr="008766D9">
        <w:t xml:space="preserve">object, and we also achieve encapsulation to a </w:t>
      </w:r>
      <w:r w:rsidR="0045762E" w:rsidRPr="008766D9">
        <w:lastRenderedPageBreak/>
        <w:t>certain point: the whole board is rooted at a single game object and the implementation details (on-board elements) are tucked away as children</w:t>
      </w:r>
      <w:r w:rsidRPr="008766D9">
        <w:t>.</w:t>
      </w:r>
    </w:p>
    <w:p w14:paraId="222BC9A6" w14:textId="71E27255" w:rsidR="007E7AE9" w:rsidRPr="008766D9" w:rsidRDefault="0045762E" w:rsidP="00A95BEE">
      <w:pPr>
        <w:pStyle w:val="NormalText"/>
      </w:pPr>
      <w:r w:rsidRPr="008766D9">
        <w:t xml:space="preserve">The procedure for syncing the board state start with deleting </w:t>
      </w:r>
      <w:proofErr w:type="gramStart"/>
      <w:r w:rsidRPr="008766D9">
        <w:t>all of</w:t>
      </w:r>
      <w:proofErr w:type="gramEnd"/>
      <w:r w:rsidRPr="008766D9">
        <w:t xml:space="preserve"> the game objects from the board, effectively clearing all elements placed on top of the background. This doesn’t cause performance issues due to the relatively low amount of child game objects. At worst case its around </w:t>
      </w:r>
      <m:oMath>
        <m:sSup>
          <m:sSupPr>
            <m:ctrlPr>
              <w:rPr>
                <w:rFonts w:ascii="Cambria Math" w:hAnsi="Cambria Math"/>
                <w:i/>
              </w:rPr>
            </m:ctrlPr>
          </m:sSupPr>
          <m:e>
            <m:r>
              <w:rPr>
                <w:rFonts w:ascii="Cambria Math" w:hAnsi="Cambria Math"/>
              </w:rPr>
              <m:t>25</m:t>
            </m:r>
          </m:e>
          <m:sup>
            <m:r>
              <w:rPr>
                <w:rFonts w:ascii="Cambria Math" w:hAnsi="Cambria Math"/>
              </w:rPr>
              <m:t>2</m:t>
            </m:r>
          </m:sup>
        </m:sSup>
        <m:r>
          <w:rPr>
            <w:rFonts w:ascii="Cambria Math" w:hAnsi="Cambria Math"/>
          </w:rPr>
          <m:t>=625</m:t>
        </m:r>
      </m:oMath>
      <w:r w:rsidRPr="008766D9">
        <w:t xml:space="preserve"> but most games will have less. Then, new elements are placed from scratch including replacing most of the ones that were removed in the previous step. This is inefficient but also simplifies the process quite a bit, since it removes the necessity to generate a diff of what has changed since the previous update.</w:t>
      </w:r>
    </w:p>
    <w:p w14:paraId="4A30F0AF" w14:textId="4CE7B313" w:rsidR="0045762E" w:rsidRPr="008766D9" w:rsidRDefault="0045762E" w:rsidP="00A95BEE">
      <w:pPr>
        <w:pStyle w:val="NormalText"/>
      </w:pPr>
      <w:r w:rsidRPr="008766D9">
        <w:t>After the objects from the previous update are removed, all red and blue dots are placed on their respective positions. To calculate the in-game position from the board coordinates the following formula is used:</w:t>
      </w:r>
    </w:p>
    <w:p w14:paraId="1F90C779" w14:textId="179C9704" w:rsidR="0045762E" w:rsidRPr="008766D9" w:rsidRDefault="00473025"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e>
          </m:d>
          <m:r>
            <w:rPr>
              <w:rFonts w:ascii="Cambria Math" w:hAnsi="Cambria Math"/>
              <w:lang w:val="en-GB"/>
            </w:rPr>
            <m:t>*CellSize-</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oMath>
      </m:oMathPara>
    </w:p>
    <w:p w14:paraId="6D5A3317" w14:textId="3DD6AACA" w:rsidR="005C2FE5" w:rsidRPr="008766D9" w:rsidRDefault="005C2FE5" w:rsidP="0045762E">
      <w:pPr>
        <w:pStyle w:val="BodyText"/>
        <w:rPr>
          <w:lang w:val="en-GB"/>
        </w:rPr>
      </w:pPr>
    </w:p>
    <w:p w14:paraId="03D986D0" w14:textId="324CEE56" w:rsidR="005C2FE5" w:rsidRPr="008766D9" w:rsidRDefault="0045762E" w:rsidP="00A95BEE">
      <w:pPr>
        <w:pStyle w:val="NormalText"/>
      </w:pPr>
      <w:r w:rsidRPr="008766D9">
        <w:t>Cell size is set to 0.46 and the board size is dynamically queried at runtime as the size of the sprite-renderer rendering the board.</w:t>
      </w:r>
    </w:p>
    <w:p w14:paraId="35BC8939" w14:textId="11E06FE2" w:rsidR="0045762E" w:rsidRPr="008766D9" w:rsidRDefault="0045762E" w:rsidP="00A95BEE">
      <w:pPr>
        <w:pStyle w:val="NormalText"/>
      </w:pPr>
      <w:r w:rsidRPr="008766D9">
        <w:t xml:space="preserve">Rendering of captured areas is a more difficult problem. They can be in a variety of shapes, so it would be impossible to render them using the standard Unity rectangular sprites. The implementation was performed using the </w:t>
      </w:r>
      <w:proofErr w:type="spellStart"/>
      <w:r w:rsidRPr="008766D9">
        <w:t>SpriteShapeController</w:t>
      </w:r>
      <w:proofErr w:type="spellEnd"/>
      <w:r w:rsidRPr="008766D9">
        <w:t xml:space="preserve"> component. It allows to manually define the sprite geometry as series of vertices that make up the sprite’s boundary.</w:t>
      </w:r>
      <w:r w:rsidRPr="008766D9">
        <w:rPr>
          <w:noProof/>
        </w:rPr>
        <w:t xml:space="preserve"> The vertex locations are calculated using the same formula as for the dot positions. The captured area is then rendered as solid-colored semi-transparent overlay.</w:t>
      </w:r>
    </w:p>
    <w:p w14:paraId="320997D8" w14:textId="57A73590" w:rsidR="0045762E" w:rsidRPr="00895E96" w:rsidRDefault="0045762E" w:rsidP="0045762E">
      <w:pPr>
        <w:pStyle w:val="Heading3"/>
        <w:rPr>
          <w:noProof/>
          <w:lang w:val="en-GB"/>
        </w:rPr>
      </w:pPr>
      <w:bookmarkStart w:id="56" w:name="_Toc93849302"/>
      <w:r w:rsidRPr="00895E96">
        <w:rPr>
          <w:noProof/>
          <w:lang w:val="en-GB"/>
        </w:rPr>
        <w:t>User input handling</w:t>
      </w:r>
      <w:bookmarkEnd w:id="56"/>
    </w:p>
    <w:p w14:paraId="3B98EEE9" w14:textId="6761F9F7" w:rsidR="0045762E" w:rsidRPr="008766D9" w:rsidRDefault="0045762E" w:rsidP="00A95BEE">
      <w:pPr>
        <w:pStyle w:val="NormalText"/>
        <w:rPr>
          <w:noProof/>
        </w:rPr>
      </w:pPr>
      <w:r w:rsidRPr="008766D9">
        <w:rPr>
          <w:noProof/>
        </w:rPr>
        <w:t>“BoardInteractor” script also handles user clicks on the board. The script checks if the left mouse button has been presed in the current frame. The check is performed in the script’s update callback. If the user performed a click inside the board’s bounds, the clicks coordinates in the game’s grid are calculated using the following formula:</w:t>
      </w:r>
    </w:p>
    <w:p w14:paraId="11C92888" w14:textId="7417FB3E" w:rsidR="0045762E" w:rsidRPr="008766D9" w:rsidRDefault="00473025"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=Round</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num>
                <m:den>
                  <m:r>
                    <w:rPr>
                      <w:rFonts w:ascii="Cambria Math" w:hAnsi="Cambria Math"/>
                      <w:lang w:val="en-GB"/>
                    </w:rPr>
                    <m:t>CellSize</m:t>
                  </m:r>
                </m:den>
              </m:f>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oMath>
      </m:oMathPara>
    </w:p>
    <w:p w14:paraId="570E6352" w14:textId="2B6B2E15" w:rsidR="0045762E" w:rsidRPr="002003A2" w:rsidRDefault="0045762E" w:rsidP="00A95BEE">
      <w:pPr>
        <w:pStyle w:val="NormalText"/>
      </w:pPr>
      <m:oMath>
        <m:r>
          <w:rPr>
            <w:rFonts w:ascii="Cambria Math" w:hAnsi="Cambria Math"/>
          </w:rPr>
          <m:t>BoardSize</m:t>
        </m:r>
      </m:oMath>
      <w:r w:rsidRPr="008766D9">
        <w:t xml:space="preserve"> and </w:t>
      </w:r>
      <m:oMath>
        <m:r>
          <w:rPr>
            <w:rFonts w:ascii="Cambria Math" w:hAnsi="Cambria Math"/>
          </w:rPr>
          <m:t>BoardSize</m:t>
        </m:r>
      </m:oMath>
      <w:r w:rsidRPr="008766D9">
        <w:t xml:space="preserve"> are the same as in the previous section. </w:t>
      </w:r>
      <m:oMath>
        <m:sSub>
          <m:sSubPr>
            <m:ctrlPr>
              <w:rPr>
                <w:rFonts w:ascii="Cambria Math" w:hAnsi="Cambria Math"/>
                <w:i/>
              </w:rPr>
            </m:ctrlPr>
          </m:sSubPr>
          <m:e>
            <m:r>
              <w:rPr>
                <w:rFonts w:ascii="Cambria Math" w:hAnsi="Cambria Math"/>
              </w:rPr>
              <m:t>p</m:t>
            </m:r>
          </m:e>
          <m:sub>
            <m:r>
              <w:rPr>
                <w:rFonts w:ascii="Cambria Math" w:hAnsi="Cambria Math"/>
              </w:rPr>
              <m:t>game</m:t>
            </m:r>
          </m:sub>
        </m:sSub>
      </m:oMath>
      <w:r w:rsidRPr="008766D9">
        <w:t xml:space="preserve"> </w:t>
      </w:r>
      <w:r w:rsidR="008766D9" w:rsidRPr="008766D9">
        <w:t>are</w:t>
      </w:r>
      <w:r w:rsidRPr="008766D9">
        <w:t xml:space="preserve"> the coordinates of the mouse in the coordinate system of the board. They are calculated using “</w:t>
      </w:r>
      <w:proofErr w:type="spellStart"/>
      <w:proofErr w:type="gramStart"/>
      <w:r w:rsidRPr="008766D9">
        <w:rPr>
          <w:color w:val="24292F"/>
        </w:rPr>
        <w:t>Camera.main.</w:t>
      </w:r>
      <w:r w:rsidRPr="008766D9">
        <w:t>ScreenToWorldPoint</w:t>
      </w:r>
      <w:proofErr w:type="spellEnd"/>
      <w:proofErr w:type="gramEnd"/>
      <w:r w:rsidRPr="008766D9">
        <w:t>” and „</w:t>
      </w:r>
      <w:proofErr w:type="spellStart"/>
      <w:r w:rsidRPr="008766D9">
        <w:t>transform.InverseTransformPoint</w:t>
      </w:r>
      <w:proofErr w:type="spellEnd"/>
      <w:r w:rsidRPr="008766D9">
        <w:t xml:space="preserve">„ from Unity’s standard library. After the coordinates for the move are calculated the board state is updated, </w:t>
      </w:r>
      <w:r w:rsidRPr="008766D9">
        <w:lastRenderedPageBreak/>
        <w:t>and the move RPC is sent to the game server. This flow is described in further detail in the next chapter.</w:t>
      </w:r>
      <w:r w:rsidRPr="002003A2">
        <w:t xml:space="preserve"> </w:t>
      </w:r>
    </w:p>
    <w:p w14:paraId="2ACABDEF" w14:textId="421E0C81" w:rsidR="007E7AE9" w:rsidRPr="002003A2" w:rsidRDefault="007E7AE9" w:rsidP="0045762E">
      <w:pPr>
        <w:pStyle w:val="Heading2"/>
        <w:pageBreakBefore/>
        <w:spacing w:line="276" w:lineRule="auto"/>
        <w:ind w:left="357" w:hanging="357"/>
        <w:rPr>
          <w:lang w:val="en-GB"/>
        </w:rPr>
      </w:pPr>
      <w:bookmarkStart w:id="57" w:name="_Toc93849303"/>
      <w:r w:rsidRPr="002003A2">
        <w:rPr>
          <w:lang w:val="en-GB"/>
        </w:rPr>
        <w:lastRenderedPageBreak/>
        <w:t>Client-server interaction</w:t>
      </w:r>
      <w:bookmarkEnd w:id="57"/>
      <w:r w:rsidRPr="002003A2">
        <w:rPr>
          <w:lang w:val="en-GB"/>
        </w:rPr>
        <w:t> </w:t>
      </w:r>
    </w:p>
    <w:p w14:paraId="50D12538" w14:textId="6D81C973" w:rsidR="001D78DB" w:rsidRPr="00FC24D6" w:rsidRDefault="001D78DB" w:rsidP="0045762E">
      <w:pPr>
        <w:pStyle w:val="Heading3"/>
        <w:spacing w:line="276" w:lineRule="auto"/>
        <w:rPr>
          <w:lang w:val="en-GB"/>
        </w:rPr>
      </w:pPr>
      <w:bookmarkStart w:id="58" w:name="_Toc93849304"/>
      <w:r w:rsidRPr="00FC24D6">
        <w:rPr>
          <w:lang w:val="en-GB"/>
        </w:rPr>
        <w:t>Overview</w:t>
      </w:r>
      <w:bookmarkEnd w:id="58"/>
    </w:p>
    <w:p w14:paraId="5C4F592D" w14:textId="46E45EF6" w:rsidR="001D78DB" w:rsidRPr="00FC24D6" w:rsidRDefault="001D78DB" w:rsidP="00A95BEE">
      <w:pPr>
        <w:pStyle w:val="NormalText"/>
      </w:pPr>
      <w:r w:rsidRPr="00FC24D6">
        <w:t>Networking model is built around client-server architecture with JSON RPC protocol over a WebSocket transport. This allows for persistent sessions to be established with two-way asynchronous communication between game-client and server.</w:t>
      </w:r>
    </w:p>
    <w:p w14:paraId="4956B6C6" w14:textId="4F357605" w:rsidR="001D78DB" w:rsidRPr="00BA1AAD" w:rsidRDefault="001D78DB" w:rsidP="00A95BEE">
      <w:pPr>
        <w:pStyle w:val="NormalText"/>
      </w:pPr>
      <w:r w:rsidRPr="00FC24D6">
        <w:t>Instances communicate establishing a connection with an associated session and issuing Remote Procedure Call (RPC) requests</w:t>
      </w:r>
      <w:r w:rsidR="00395FD1" w:rsidRPr="00FC24D6">
        <w:t xml:space="preserve"> </w:t>
      </w:r>
      <w:sdt>
        <w:sdtPr>
          <w:id w:val="-1275318278"/>
          <w:citation/>
        </w:sdtPr>
        <w:sdtEndPr/>
        <w:sdtContent>
          <w:r w:rsidR="00395FD1" w:rsidRPr="00FC24D6">
            <w:fldChar w:fldCharType="begin"/>
          </w:r>
          <w:r w:rsidR="0001574E" w:rsidRPr="00A95BEE">
            <w:rPr>
              <w:lang w:val="en-US"/>
              <w:rPrChange w:id="59" w:author="Barbara Karpowicz" w:date="2022-01-26T18:59:00Z">
                <w:rPr>
                  <w:lang w:val="pl-PL"/>
                </w:rPr>
              </w:rPrChange>
            </w:rPr>
            <w:instrText xml:space="preserve">CITATION Han \l 1045 </w:instrText>
          </w:r>
          <w:r w:rsidR="00395FD1" w:rsidRPr="00FC24D6">
            <w:fldChar w:fldCharType="separate"/>
          </w:r>
          <w:r w:rsidR="0001574E" w:rsidRPr="00A95BEE">
            <w:rPr>
              <w:noProof/>
              <w:lang w:val="en-US"/>
              <w:rPrChange w:id="60" w:author="Barbara Karpowicz" w:date="2022-01-26T18:59:00Z">
                <w:rPr>
                  <w:noProof/>
                  <w:lang w:val="pl-PL"/>
                </w:rPr>
              </w:rPrChange>
            </w:rPr>
            <w:t>(9)</w:t>
          </w:r>
          <w:r w:rsidR="00395FD1" w:rsidRPr="00FC24D6">
            <w:fldChar w:fldCharType="end"/>
          </w:r>
        </w:sdtContent>
      </w:sdt>
      <w:r w:rsidRPr="00FC24D6">
        <w:t>. Each request has an associated method and payload, which are forwarded</w:t>
      </w:r>
      <w:r w:rsidRPr="00BA1AAD">
        <w:t xml:space="preserve"> to the handler which processes the request. Both client and server expose a set of supported RPC methods with respective request handlers. Handler can respond with an optional response to the request.</w:t>
      </w:r>
    </w:p>
    <w:p w14:paraId="79C2E092" w14:textId="387ADEB4" w:rsidR="00D26656" w:rsidRPr="002003A2" w:rsidRDefault="001D78DB" w:rsidP="00A95BEE">
      <w:pPr>
        <w:pStyle w:val="NormalText"/>
      </w:pPr>
      <w:r w:rsidRPr="00BA1AAD">
        <w:t>It is important to note that while there are distinct server and client roles, they are only used in the context of establishing the connection</w:t>
      </w:r>
      <w:r w:rsidR="004F7DDB" w:rsidRPr="00BA1AAD">
        <w:t>: client dials the server and originates a new session. After the session is established, both client and server can issue RPC requests to the other party.</w:t>
      </w:r>
    </w:p>
    <w:p w14:paraId="5CBE752F" w14:textId="708E9713" w:rsidR="0045762E" w:rsidRPr="00FC24D6" w:rsidRDefault="0045762E" w:rsidP="0045762E">
      <w:pPr>
        <w:pStyle w:val="Heading3"/>
        <w:rPr>
          <w:lang w:val="en-GB"/>
        </w:rPr>
      </w:pPr>
      <w:bookmarkStart w:id="61" w:name="_Toc93849305"/>
      <w:r w:rsidRPr="00FC24D6">
        <w:rPr>
          <w:lang w:val="en-GB"/>
        </w:rPr>
        <w:t>Unity multiplayer networking solutions comparison</w:t>
      </w:r>
      <w:bookmarkEnd w:id="61"/>
    </w:p>
    <w:p w14:paraId="382BBFD3" w14:textId="17CB4023" w:rsidR="0045762E" w:rsidRPr="00FC24D6" w:rsidRDefault="0045762E" w:rsidP="00A95BEE">
      <w:pPr>
        <w:pStyle w:val="NormalText"/>
      </w:pPr>
      <w:r w:rsidRPr="00FC24D6">
        <w:t>Unity offers different existing frameworks aimed at helping developers in networking code implementation for they multiplayer games.</w:t>
      </w:r>
    </w:p>
    <w:p w14:paraId="6B683017" w14:textId="32EA7594" w:rsidR="0045762E" w:rsidRPr="00FC24D6" w:rsidRDefault="0045762E" w:rsidP="00A95BEE">
      <w:pPr>
        <w:pStyle w:val="NormalText"/>
      </w:pPr>
      <w:proofErr w:type="spellStart"/>
      <w:r w:rsidRPr="00FC24D6">
        <w:t>Netcode</w:t>
      </w:r>
      <w:proofErr w:type="spellEnd"/>
      <w:r w:rsidRPr="00FC24D6">
        <w:t xml:space="preserve"> is the latest official framework released by the Unity team. The 1.0 pre-release version was posted in Q2 2021. </w:t>
      </w:r>
      <w:r w:rsidR="0067796C" w:rsidRPr="00FC24D6">
        <w:t>The framework works on top of ECS and allows for syncing of subsets of game objects from the server to the client. Client then can issue updates via an integrated RPC mechanism. There’s an option for a headless server build, which would act as dedicated server, running the game simulation, but not perform any rendering, saving on resources.</w:t>
      </w:r>
    </w:p>
    <w:p w14:paraId="67AD7AE4" w14:textId="2C7210F6" w:rsidR="0067796C" w:rsidRPr="00FC24D6" w:rsidRDefault="0067796C" w:rsidP="00A95BEE">
      <w:pPr>
        <w:pStyle w:val="NormalText"/>
      </w:pPr>
      <w:r w:rsidRPr="00FC24D6">
        <w:t>There are many other official and unofficial networking implementations available</w:t>
      </w:r>
      <w:sdt>
        <w:sdtPr>
          <w:id w:val="40021745"/>
          <w:citation/>
        </w:sdtPr>
        <w:sdtEndPr/>
        <w:sdtContent>
          <w:r w:rsidR="00395FD1" w:rsidRPr="00FC24D6">
            <w:fldChar w:fldCharType="begin"/>
          </w:r>
          <w:r w:rsidR="0001574E" w:rsidRPr="00A95BEE">
            <w:rPr>
              <w:lang w:val="en-US"/>
              <w:rPrChange w:id="62" w:author="Barbara Karpowicz" w:date="2022-01-26T19:00:00Z">
                <w:rPr>
                  <w:lang w:val="pl-PL"/>
                </w:rPr>
              </w:rPrChange>
            </w:rPr>
            <w:instrText xml:space="preserve">CITATION FRO \l 1045 </w:instrText>
          </w:r>
          <w:r w:rsidR="00395FD1" w:rsidRPr="00FC24D6">
            <w:fldChar w:fldCharType="separate"/>
          </w:r>
          <w:r w:rsidR="0001574E" w:rsidRPr="00A95BEE">
            <w:rPr>
              <w:noProof/>
              <w:lang w:val="en-US"/>
              <w:rPrChange w:id="63" w:author="Barbara Karpowicz" w:date="2022-01-26T19:00:00Z">
                <w:rPr>
                  <w:noProof/>
                  <w:lang w:val="pl-PL"/>
                </w:rPr>
              </w:rPrChange>
            </w:rPr>
            <w:t xml:space="preserve"> (10)</w:t>
          </w:r>
          <w:r w:rsidR="00395FD1" w:rsidRPr="00FC24D6">
            <w:fldChar w:fldCharType="end"/>
          </w:r>
        </w:sdtContent>
      </w:sdt>
      <w:r w:rsidRPr="00FC24D6">
        <w:t>. The notable ones are the now deprecated UNET which was an inspiration for unofficial forks such as Mirror and NLAPI. UNET was official release by the Unity team which provided a similar high-level game object syncing mechanics, but for component-based games.</w:t>
      </w:r>
    </w:p>
    <w:p w14:paraId="03130428" w14:textId="6C04E478" w:rsidR="0067796C" w:rsidRPr="00FC24D6" w:rsidRDefault="0067796C" w:rsidP="00A95BEE">
      <w:pPr>
        <w:pStyle w:val="NormalText"/>
      </w:pPr>
      <w:r w:rsidRPr="00FC24D6">
        <w:t>The described frameworks are general-purpose solutions and are optimized for fast-paced games. This also leaves a heavy performance strain on the backend server which needs to run the whole simulation for the game and store a subtree of game objects in-memory. The Unity engine binary also needs to be loaded into memory for each game session.</w:t>
      </w:r>
    </w:p>
    <w:p w14:paraId="3586617E" w14:textId="0B8AA5E9" w:rsidR="0067796C" w:rsidRPr="00FC24D6" w:rsidRDefault="0067796C" w:rsidP="00A95BEE">
      <w:pPr>
        <w:pStyle w:val="NormalText"/>
      </w:pPr>
      <w:r w:rsidRPr="00FC24D6">
        <w:t xml:space="preserve">For a turn-based game, where the core game logic can be extracted into engine-independent code, such backend implementation is simply unnecessary. A custom networking </w:t>
      </w:r>
      <w:r w:rsidRPr="00FC24D6">
        <w:lastRenderedPageBreak/>
        <w:t>implementation allows for much leaner backend server, that can handle many concurrent games simultaneously.</w:t>
      </w:r>
    </w:p>
    <w:p w14:paraId="52AB1877" w14:textId="7C9342E9" w:rsidR="0045762E" w:rsidRPr="00FC24D6" w:rsidRDefault="0045762E" w:rsidP="0045762E">
      <w:pPr>
        <w:pStyle w:val="Heading3"/>
        <w:rPr>
          <w:lang w:val="en-GB"/>
        </w:rPr>
      </w:pPr>
      <w:bookmarkStart w:id="64" w:name="_Toc93849306"/>
      <w:r w:rsidRPr="00FC24D6">
        <w:rPr>
          <w:lang w:val="en-GB"/>
        </w:rPr>
        <w:t>Connection states</w:t>
      </w:r>
      <w:bookmarkEnd w:id="64"/>
    </w:p>
    <w:p w14:paraId="4160E0F9" w14:textId="291DCBC2" w:rsidR="00D314AB" w:rsidRPr="00FC24D6" w:rsidRDefault="00D314AB" w:rsidP="00A95BEE">
      <w:pPr>
        <w:pStyle w:val="NormalText"/>
      </w:pPr>
      <w:r w:rsidRPr="00FC24D6">
        <w:t xml:space="preserve">During the lifecycle of the connection the client goes through </w:t>
      </w:r>
      <w:proofErr w:type="gramStart"/>
      <w:r w:rsidRPr="00FC24D6">
        <w:t>a number of</w:t>
      </w:r>
      <w:proofErr w:type="gramEnd"/>
      <w:r w:rsidRPr="00FC24D6">
        <w:t xml:space="preserve"> states as depicted by the diagram</w:t>
      </w:r>
      <w:r w:rsidR="002B745E" w:rsidRPr="00FC24D6">
        <w:t xml:space="preserve"> on the Figure </w:t>
      </w:r>
      <w:r w:rsidR="00017670" w:rsidRPr="00FC24D6">
        <w:t>16</w:t>
      </w:r>
      <w:r w:rsidRPr="00FC24D6">
        <w:t>.</w:t>
      </w:r>
      <w:r w:rsidR="006037E8" w:rsidRPr="00FC24D6">
        <w:rPr>
          <w:noProof/>
        </w:rPr>
        <w:t xml:space="preserve"> </w:t>
      </w:r>
    </w:p>
    <w:p w14:paraId="50CEDC49" w14:textId="6B0361F4" w:rsidR="002B745E" w:rsidRPr="002003A2" w:rsidRDefault="00D26656" w:rsidP="0045762E">
      <w:pPr>
        <w:pStyle w:val="BodyText"/>
        <w:keepNext/>
        <w:spacing w:line="276" w:lineRule="auto"/>
        <w:rPr>
          <w:lang w:val="en-GB"/>
        </w:rPr>
      </w:pPr>
      <w:r w:rsidRPr="00BA1AAD">
        <w:rPr>
          <w:noProof/>
          <w:highlight w:val="yellow"/>
          <w:lang w:val="en-GB"/>
        </w:rPr>
        <w:drawing>
          <wp:anchor distT="0" distB="0" distL="114300" distR="114300" simplePos="0" relativeHeight="251676672" behindDoc="0" locked="0" layoutInCell="1" allowOverlap="1" wp14:anchorId="3C18458D" wp14:editId="0A1A69C9">
            <wp:simplePos x="0" y="0"/>
            <wp:positionH relativeFrom="column">
              <wp:posOffset>581025</wp:posOffset>
            </wp:positionH>
            <wp:positionV relativeFrom="paragraph">
              <wp:posOffset>252095</wp:posOffset>
            </wp:positionV>
            <wp:extent cx="4020185" cy="5485765"/>
            <wp:effectExtent l="0" t="0" r="5715" b="635"/>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20185" cy="5485765"/>
                    </a:xfrm>
                    <a:prstGeom prst="rect">
                      <a:avLst/>
                    </a:prstGeom>
                  </pic:spPr>
                </pic:pic>
              </a:graphicData>
            </a:graphic>
            <wp14:sizeRelH relativeFrom="page">
              <wp14:pctWidth>0</wp14:pctWidth>
            </wp14:sizeRelH>
            <wp14:sizeRelV relativeFrom="page">
              <wp14:pctHeight>0</wp14:pctHeight>
            </wp14:sizeRelV>
          </wp:anchor>
        </w:drawing>
      </w:r>
    </w:p>
    <w:p w14:paraId="6FD836E8" w14:textId="6BA05072" w:rsidR="00D314AB" w:rsidRPr="002003A2" w:rsidRDefault="002B745E"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05021">
        <w:rPr>
          <w:noProof/>
          <w:lang w:val="en-GB"/>
        </w:rPr>
        <w:t>16</w:t>
      </w:r>
      <w:r w:rsidRPr="002003A2">
        <w:rPr>
          <w:lang w:val="en-GB"/>
        </w:rPr>
        <w:fldChar w:fldCharType="end"/>
      </w:r>
      <w:r w:rsidRPr="002003A2">
        <w:rPr>
          <w:lang w:val="en-GB"/>
        </w:rPr>
        <w:t>. Client state diagram.</w:t>
      </w:r>
    </w:p>
    <w:p w14:paraId="3EE53A30" w14:textId="5232AB01" w:rsidR="007E7AE9" w:rsidRPr="002003A2" w:rsidRDefault="000F6171" w:rsidP="0045762E">
      <w:pPr>
        <w:pStyle w:val="Heading3"/>
        <w:spacing w:line="276" w:lineRule="auto"/>
        <w:rPr>
          <w:lang w:val="en-GB"/>
        </w:rPr>
      </w:pPr>
      <w:bookmarkStart w:id="65" w:name="_Toc93849307"/>
      <w:r w:rsidRPr="002003A2">
        <w:rPr>
          <w:lang w:val="en-GB"/>
        </w:rPr>
        <w:t>WebSocket protocol</w:t>
      </w:r>
      <w:bookmarkEnd w:id="65"/>
    </w:p>
    <w:p w14:paraId="5967D2C6" w14:textId="3EB9DB88" w:rsidR="006037E8" w:rsidRPr="00FC24D6" w:rsidRDefault="00F076EB" w:rsidP="00A95BEE">
      <w:pPr>
        <w:pStyle w:val="NormalText"/>
      </w:pPr>
      <w:r w:rsidRPr="00FC24D6">
        <w:t xml:space="preserve">WebSocket is a communication protocol allowing for bi-directional messaging. </w:t>
      </w:r>
      <w:r w:rsidR="006037E8" w:rsidRPr="00FC24D6">
        <w:t>They are located on the layer 7 of the OSI model</w:t>
      </w:r>
      <w:r w:rsidR="00175177">
        <w:t xml:space="preserve"> (Figure 17)</w:t>
      </w:r>
      <w:r w:rsidR="006037E8" w:rsidRPr="00FC24D6">
        <w:t xml:space="preserve"> and depend on TCP at layer 4. Web-socket </w:t>
      </w:r>
      <w:r w:rsidR="000F6171" w:rsidRPr="00FC24D6">
        <w:lastRenderedPageBreak/>
        <w:t>endpoints are usually placed on ports 80 and 443, which are the same ports as for HTTP and HTTPS protocols. The protocols are related and usually the same infrastructure and proxies that are used for HTTP can also be used for WebSocket. The specification also defines “</w:t>
      </w:r>
      <w:proofErr w:type="spellStart"/>
      <w:r w:rsidR="000F6171" w:rsidRPr="00FC24D6">
        <w:t>ws</w:t>
      </w:r>
      <w:proofErr w:type="spellEnd"/>
      <w:r w:rsidR="000F6171" w:rsidRPr="00FC24D6">
        <w:t>” and “</w:t>
      </w:r>
      <w:proofErr w:type="spellStart"/>
      <w:r w:rsidR="000F6171" w:rsidRPr="00FC24D6">
        <w:t>wss</w:t>
      </w:r>
      <w:proofErr w:type="spellEnd"/>
      <w:r w:rsidR="000F6171" w:rsidRPr="00FC24D6">
        <w:t>” as two URI schemes to be used for unencrypted and encrypted connections respectively.</w:t>
      </w:r>
    </w:p>
    <w:p w14:paraId="03BB8AF2" w14:textId="1CAA4FD6" w:rsidR="00F076EB" w:rsidRPr="00FC24D6" w:rsidRDefault="000E405A" w:rsidP="00A95BEE">
      <w:pPr>
        <w:pStyle w:val="NormalText"/>
      </w:pPr>
      <w:proofErr w:type="spellStart"/>
      <w:r w:rsidRPr="00FC24D6">
        <w:t>WebSockets</w:t>
      </w:r>
      <w:proofErr w:type="spellEnd"/>
      <w:r w:rsidRPr="00FC24D6">
        <w:t xml:space="preserve"> are </w:t>
      </w:r>
      <w:r w:rsidR="00F076EB" w:rsidRPr="00FC24D6">
        <w:t xml:space="preserve">different from HTTP by not requiring the server to be first requested by the </w:t>
      </w:r>
      <w:r w:rsidR="006C545B" w:rsidRPr="00FC24D6">
        <w:t>client and</w:t>
      </w:r>
      <w:r w:rsidR="00F076EB" w:rsidRPr="00FC24D6">
        <w:t xml:space="preserve"> allowing it to originate messages. This is important for games because updates can be pushed from the server to the client at any time.</w:t>
      </w:r>
    </w:p>
    <w:p w14:paraId="4F2A8C3F" w14:textId="737E9FC3" w:rsidR="00F076EB" w:rsidRPr="002003A2" w:rsidRDefault="00F076EB" w:rsidP="00A95BEE">
      <w:pPr>
        <w:pStyle w:val="NormalText"/>
      </w:pPr>
      <w:r w:rsidRPr="00FC24D6">
        <w:t xml:space="preserve">Other significant advantage of </w:t>
      </w:r>
      <w:proofErr w:type="spellStart"/>
      <w:r w:rsidRPr="00FC24D6">
        <w:t>WebSockets</w:t>
      </w:r>
      <w:proofErr w:type="spellEnd"/>
      <w:r w:rsidRPr="00FC24D6">
        <w:t xml:space="preserve"> is a message framing. In contrast to stream-based protocols like TCP, messages in </w:t>
      </w:r>
      <w:proofErr w:type="spellStart"/>
      <w:r w:rsidRPr="00FC24D6">
        <w:t>WebSockets</w:t>
      </w:r>
      <w:proofErr w:type="spellEnd"/>
      <w:r w:rsidRPr="00FC24D6">
        <w:t xml:space="preserve"> have concrete size</w:t>
      </w:r>
      <w:r w:rsidR="00246DF4" w:rsidRPr="00FC24D6">
        <w:t xml:space="preserve"> and are guaranteed to arrive in the same way. They won’t be chunked into smaller messages, and no extra data will be present before or after the frame.</w:t>
      </w:r>
      <w:r w:rsidR="000E405A" w:rsidRPr="00FC24D6">
        <w:t xml:space="preserve"> This simplifies the application logic specifically in the context of RPC calls as they work based on messages and not streams.</w:t>
      </w:r>
    </w:p>
    <w:p w14:paraId="497590C3" w14:textId="47A7B07F" w:rsidR="006037E8" w:rsidRPr="002003A2" w:rsidRDefault="006037E8" w:rsidP="0045762E">
      <w:pPr>
        <w:spacing w:line="276" w:lineRule="auto"/>
        <w:rPr>
          <w:lang w:val="en-GB"/>
        </w:rPr>
      </w:pPr>
      <w:r w:rsidRPr="002003A2">
        <w:rPr>
          <w:lang w:val="en-GB"/>
        </w:rPr>
        <w:fldChar w:fldCharType="begin"/>
      </w:r>
      <w:r w:rsidRPr="002003A2">
        <w:rPr>
          <w:lang w:val="en-GB"/>
        </w:rPr>
        <w:instrText xml:space="preserve"> INCLUDEPICTURE "https://external-content.duckduckgo.com/iu/?u=http%3A%2F%2F3.bp.blogspot.com%2F-5swPB9xcxfg%2FVIiAnVbe4NI%2FAAAAAAAANRs%2FlpGBkKiNeRE%2Fs1600%2F1-tutorial-osi-7-layer-model.gif&amp;f=1&amp;nofb=1" \* MERGEFORMATINET </w:instrText>
      </w:r>
      <w:r w:rsidRPr="002003A2">
        <w:rPr>
          <w:lang w:val="en-GB"/>
        </w:rPr>
        <w:fldChar w:fldCharType="separate"/>
      </w:r>
      <w:r w:rsidRPr="002003A2">
        <w:rPr>
          <w:noProof/>
          <w:lang w:val="en-GB"/>
        </w:rPr>
        <mc:AlternateContent>
          <mc:Choice Requires="wps">
            <w:drawing>
              <wp:anchor distT="0" distB="0" distL="114300" distR="114300" simplePos="0" relativeHeight="251675648" behindDoc="0" locked="0" layoutInCell="1" allowOverlap="1" wp14:anchorId="072AC58B" wp14:editId="31D08EFB">
                <wp:simplePos x="0" y="0"/>
                <wp:positionH relativeFrom="column">
                  <wp:posOffset>4445</wp:posOffset>
                </wp:positionH>
                <wp:positionV relativeFrom="paragraph">
                  <wp:posOffset>4416425</wp:posOffset>
                </wp:positionV>
                <wp:extent cx="5760720" cy="635"/>
                <wp:effectExtent l="0" t="0" r="5080" b="12065"/>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815613" w14:textId="33ECD575" w:rsidR="006037E8" w:rsidRPr="00753D85" w:rsidRDefault="006037E8" w:rsidP="006037E8">
                            <w:pPr>
                              <w:pStyle w:val="Caption"/>
                            </w:pPr>
                            <w:r>
                              <w:t xml:space="preserve">Figure </w:t>
                            </w:r>
                            <w:fldSimple w:instr=" SEQ Figure \* ARABIC ">
                              <w:r w:rsidR="00405021">
                                <w:rPr>
                                  <w:noProof/>
                                </w:rPr>
                                <w:t>17</w:t>
                              </w:r>
                            </w:fldSimple>
                            <w:r>
                              <w:t>.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C58B" id="Text Box 19" o:spid="_x0000_s1040" type="#_x0000_t202" style="position:absolute;margin-left:.35pt;margin-top:347.7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" stroked="f">
                <v:textbox style="mso-fit-shape-to-text:t" inset="0,0,0,0">
                  <w:txbxContent>
                    <w:p w14:paraId="1C815613" w14:textId="33ECD575" w:rsidR="006037E8" w:rsidRPr="00753D85" w:rsidRDefault="006037E8" w:rsidP="006037E8">
                      <w:pPr>
                        <w:pStyle w:val="Caption"/>
                      </w:pPr>
                      <w:r>
                        <w:t xml:space="preserve">Figure </w:t>
                      </w:r>
                      <w:r w:rsidR="009F1041">
                        <w:fldChar w:fldCharType="begin"/>
                      </w:r>
                      <w:r w:rsidR="009F1041">
                        <w:instrText xml:space="preserve"> SEQ Figure \* ARABIC </w:instrText>
                      </w:r>
                      <w:r w:rsidR="009F1041">
                        <w:fldChar w:fldCharType="separate"/>
                      </w:r>
                      <w:r w:rsidR="00405021">
                        <w:rPr>
                          <w:noProof/>
                        </w:rPr>
                        <w:t>17</w:t>
                      </w:r>
                      <w:r w:rsidR="009F1041">
                        <w:rPr>
                          <w:noProof/>
                        </w:rPr>
                        <w:fldChar w:fldCharType="end"/>
                      </w:r>
                      <w:r>
                        <w:t>. The OSI model.</w:t>
                      </w:r>
                    </w:p>
                  </w:txbxContent>
                </v:textbox>
                <w10:wrap type="topAndBottom"/>
              </v:shape>
            </w:pict>
          </mc:Fallback>
        </mc:AlternateContent>
      </w:r>
      <w:r w:rsidRPr="002003A2">
        <w:rPr>
          <w:noProof/>
          <w:lang w:val="en-GB"/>
        </w:rPr>
        <w:drawing>
          <wp:anchor distT="0" distB="0" distL="114300" distR="114300" simplePos="0" relativeHeight="251673600" behindDoc="0" locked="0" layoutInCell="1" allowOverlap="1" wp14:anchorId="5CE49D5B" wp14:editId="2A95F224">
            <wp:simplePos x="0" y="0"/>
            <wp:positionH relativeFrom="column">
              <wp:posOffset>4445</wp:posOffset>
            </wp:positionH>
            <wp:positionV relativeFrom="paragraph">
              <wp:posOffset>0</wp:posOffset>
            </wp:positionV>
            <wp:extent cx="5760720" cy="4359275"/>
            <wp:effectExtent l="0" t="0" r="5080" b="0"/>
            <wp:wrapTopAndBottom/>
            <wp:docPr id="18" name="Picture 18" descr="OSI Model Explained Summary:Definitions and 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Explained Summary:Definitions and Functions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03A2">
        <w:rPr>
          <w:lang w:val="en-GB"/>
        </w:rPr>
        <w:fldChar w:fldCharType="end"/>
      </w:r>
    </w:p>
    <w:p w14:paraId="4B6D6363" w14:textId="77777777" w:rsidR="006037E8" w:rsidRPr="002003A2" w:rsidRDefault="006037E8" w:rsidP="0045762E">
      <w:pPr>
        <w:pStyle w:val="BodyText"/>
        <w:spacing w:line="276" w:lineRule="auto"/>
        <w:rPr>
          <w:lang w:val="en-GB"/>
        </w:rPr>
      </w:pPr>
    </w:p>
    <w:p w14:paraId="4EF91C86" w14:textId="19419345" w:rsidR="007E7AE9" w:rsidRPr="002003A2" w:rsidRDefault="00F076EB" w:rsidP="00A95BEE">
      <w:pPr>
        <w:pStyle w:val="NormalText"/>
      </w:pPr>
      <w:r w:rsidRPr="002003A2">
        <w:t xml:space="preserve"> </w:t>
      </w:r>
    </w:p>
    <w:p w14:paraId="4E701845" w14:textId="5FE40C7A" w:rsidR="002C18C3" w:rsidRPr="002003A2" w:rsidRDefault="001D78DB" w:rsidP="0045762E">
      <w:pPr>
        <w:pStyle w:val="Heading3"/>
        <w:spacing w:line="276" w:lineRule="auto"/>
        <w:rPr>
          <w:lang w:val="en-GB"/>
        </w:rPr>
      </w:pPr>
      <w:bookmarkStart w:id="66" w:name="_Toc93849308"/>
      <w:r w:rsidRPr="002003A2">
        <w:rPr>
          <w:lang w:val="en-GB"/>
        </w:rPr>
        <w:lastRenderedPageBreak/>
        <w:t>JSON-RPC</w:t>
      </w:r>
      <w:bookmarkEnd w:id="66"/>
    </w:p>
    <w:p w14:paraId="2F1F61F7" w14:textId="77777777" w:rsidR="002C18C3" w:rsidRPr="00BA1AAD" w:rsidRDefault="002C18C3" w:rsidP="00A95BEE">
      <w:pPr>
        <w:pStyle w:val="NormalText"/>
      </w:pPr>
      <w:r w:rsidRPr="00BA1AAD">
        <w:t xml:space="preserve">JSON-RPC is a popular, lightweight protocol for implementing remote procedure calls. JSON-RPC spec is available at </w:t>
      </w:r>
      <w:hyperlink r:id="rId34" w:history="1">
        <w:r w:rsidRPr="00BA1AAD">
          <w:rPr>
            <w:rStyle w:val="Hyperlink"/>
          </w:rPr>
          <w:t>https://www.jsonrpc.org/specification</w:t>
        </w:r>
      </w:hyperlink>
      <w:r w:rsidRPr="00BA1AAD">
        <w:t>. Version 2.0 is used here.</w:t>
      </w:r>
    </w:p>
    <w:p w14:paraId="6FE2E7AC" w14:textId="77777777" w:rsidR="002C18C3" w:rsidRPr="00BA1AAD" w:rsidRDefault="002C18C3" w:rsidP="00A95BEE">
      <w:pPr>
        <w:pStyle w:val="NormalText"/>
      </w:pPr>
      <w:r w:rsidRPr="00BA1AAD">
        <w:t>Each message in JSON-RPC is a JSON [https://www.json.org/json-en.html] encoded object. Request and response format is defined by the protocol. Each request must have the following fields:</w:t>
      </w:r>
    </w:p>
    <w:p w14:paraId="2693DB5B" w14:textId="01CE1BCE" w:rsidR="002C18C3" w:rsidRPr="00BA1AAD" w:rsidRDefault="002C18C3" w:rsidP="00A95BEE">
      <w:pPr>
        <w:pStyle w:val="NormalText"/>
        <w:numPr>
          <w:ilvl w:val="0"/>
          <w:numId w:val="11"/>
        </w:numPr>
      </w:pPr>
      <w:r w:rsidRPr="00BA1AAD">
        <w:t>“</w:t>
      </w:r>
      <w:proofErr w:type="spellStart"/>
      <w:r w:rsidRPr="00BA1AAD">
        <w:t>jsonrpc</w:t>
      </w:r>
      <w:proofErr w:type="spellEnd"/>
      <w:r w:rsidRPr="00BA1AAD">
        <w:t>” – specifies the protocol version. Must always be “2.0”</w:t>
      </w:r>
    </w:p>
    <w:p w14:paraId="5B0D631C" w14:textId="078CEE5A" w:rsidR="002C18C3" w:rsidRPr="00BA1AAD" w:rsidRDefault="002C18C3" w:rsidP="00A95BEE">
      <w:pPr>
        <w:pStyle w:val="NormalText"/>
        <w:numPr>
          <w:ilvl w:val="0"/>
          <w:numId w:val="11"/>
        </w:numPr>
      </w:pPr>
      <w:r w:rsidRPr="00BA1AAD">
        <w:t>“id” – string or numeric request id. Must be unique among other requests. Responses to this request will have the same id, so they can be routed properly.</w:t>
      </w:r>
    </w:p>
    <w:p w14:paraId="7DA85799" w14:textId="44F3C610" w:rsidR="002C18C3" w:rsidRPr="00BA1AAD" w:rsidRDefault="002C18C3" w:rsidP="00A95BEE">
      <w:pPr>
        <w:pStyle w:val="NormalText"/>
        <w:numPr>
          <w:ilvl w:val="0"/>
          <w:numId w:val="11"/>
        </w:numPr>
      </w:pPr>
      <w:r w:rsidRPr="00BA1AAD">
        <w:t>“method” – string containing the method name to be called. Method names are application specific.</w:t>
      </w:r>
    </w:p>
    <w:p w14:paraId="7BEB70D3" w14:textId="77777777" w:rsidR="002C18C3" w:rsidRPr="00BA1AAD" w:rsidRDefault="002C18C3" w:rsidP="00A95BEE">
      <w:pPr>
        <w:pStyle w:val="NormalText"/>
        <w:numPr>
          <w:ilvl w:val="0"/>
          <w:numId w:val="11"/>
        </w:numPr>
      </w:pPr>
      <w:r w:rsidRPr="00BA1AAD">
        <w:t>“params” – optional field containing parameters for the method invocation encoded in JSON.</w:t>
      </w:r>
    </w:p>
    <w:p w14:paraId="77C1549E" w14:textId="77777777" w:rsidR="00697E03" w:rsidRPr="00BA1AAD" w:rsidRDefault="002C18C3" w:rsidP="00A95BEE">
      <w:pPr>
        <w:pStyle w:val="NormalText"/>
      </w:pPr>
      <w:r w:rsidRPr="00BA1AAD">
        <w:t>The server may respond with either a success response or an error. In any case, the response must contain the same “</w:t>
      </w:r>
      <w:proofErr w:type="spellStart"/>
      <w:r w:rsidRPr="00BA1AAD">
        <w:t>jsonrpc</w:t>
      </w:r>
      <w:proofErr w:type="spellEnd"/>
      <w:r w:rsidRPr="00BA1AAD">
        <w:t xml:space="preserve">” and “id” fields. Additionally, for successful responses </w:t>
      </w:r>
      <w:r w:rsidR="00697E03" w:rsidRPr="00BA1AAD">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BA1AAD" w:rsidRDefault="00697E03" w:rsidP="004576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6" w:lineRule="auto"/>
        <w:rPr>
          <w:rFonts w:ascii="Menlo" w:hAnsi="Menlo" w:cs="Menlo"/>
          <w:color w:val="333333"/>
          <w:sz w:val="18"/>
          <w:szCs w:val="18"/>
          <w:lang w:val="en-GB"/>
        </w:rPr>
      </w:pPr>
      <w:r w:rsidRPr="00BA1AAD">
        <w:rPr>
          <w:rFonts w:ascii="Menlo" w:hAnsi="Menlo" w:cs="Menlo"/>
          <w:color w:val="333333"/>
          <w:sz w:val="18"/>
          <w:szCs w:val="18"/>
          <w:lang w:val="en-GB"/>
        </w:rPr>
        <w:t>--&gt;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"method": "subtract", "params": [42, 23], "id": 1}</w:t>
      </w:r>
      <w:r w:rsidRPr="00BA1AAD">
        <w:rPr>
          <w:rFonts w:ascii="Menlo" w:hAnsi="Menlo" w:cs="Menlo"/>
          <w:color w:val="333333"/>
          <w:sz w:val="18"/>
          <w:szCs w:val="18"/>
          <w:lang w:val="en-GB"/>
        </w:rPr>
        <w:br/>
        <w:t>&lt;-- {"</w:t>
      </w:r>
      <w:proofErr w:type="spellStart"/>
      <w:r w:rsidRPr="00BA1AAD">
        <w:rPr>
          <w:rFonts w:ascii="Menlo" w:hAnsi="Menlo" w:cs="Menlo"/>
          <w:color w:val="333333"/>
          <w:sz w:val="18"/>
          <w:szCs w:val="18"/>
          <w:lang w:val="en-GB"/>
        </w:rPr>
        <w:t>jsonrpc</w:t>
      </w:r>
      <w:proofErr w:type="spellEnd"/>
      <w:r w:rsidRPr="00BA1AAD">
        <w:rPr>
          <w:rFonts w:ascii="Menlo" w:hAnsi="Menlo" w:cs="Menlo"/>
          <w:color w:val="333333"/>
          <w:sz w:val="18"/>
          <w:szCs w:val="18"/>
          <w:lang w:val="en-GB"/>
        </w:rPr>
        <w:t>": "2.0", "result": 19, "id": 1}</w:t>
      </w:r>
    </w:p>
    <w:p w14:paraId="286192CB" w14:textId="26040A96" w:rsidR="006845F5" w:rsidRPr="00BA1AAD" w:rsidRDefault="006845F5" w:rsidP="00A95BEE">
      <w:pPr>
        <w:pStyle w:val="NormalText"/>
      </w:pPr>
      <w:r w:rsidRPr="00BA1AAD">
        <w:t>The protocol is implemented in „</w:t>
      </w:r>
      <w:proofErr w:type="spellStart"/>
      <w:r w:rsidRPr="00BA1AAD">
        <w:t>JsonRpc</w:t>
      </w:r>
      <w:proofErr w:type="spellEnd"/>
      <w:r w:rsidRPr="00BA1AAD">
        <w:t xml:space="preserve">” class. Since both client and server can originate and handle requests the implementation is the same for them. Each one has an instance of the class. </w:t>
      </w:r>
      <w:r w:rsidR="000F195E" w:rsidRPr="00BA1AAD">
        <w:t>Upon creation, a callback is passed to the constructor which allows the class to send a string via the transport socket. Likewise, the incoming messages must be forwarded to the “</w:t>
      </w:r>
      <w:proofErr w:type="spellStart"/>
      <w:r w:rsidR="000F195E" w:rsidRPr="00BA1AAD">
        <w:t>JsonRpc</w:t>
      </w:r>
      <w:proofErr w:type="spellEnd"/>
      <w:r w:rsidR="000F195E" w:rsidRPr="00BA1AAD">
        <w:t>” class using “</w:t>
      </w:r>
      <w:proofErr w:type="spellStart"/>
      <w:r w:rsidR="000F195E" w:rsidRPr="00BA1AAD">
        <w:t>HandleMessageFromTransport</w:t>
      </w:r>
      <w:proofErr w:type="spellEnd"/>
      <w:r w:rsidR="000F195E" w:rsidRPr="00BA1AAD">
        <w:t>” method. The „</w:t>
      </w:r>
      <w:proofErr w:type="spellStart"/>
      <w:r w:rsidR="000F195E" w:rsidRPr="00BA1AAD">
        <w:t>JsonRpc</w:t>
      </w:r>
      <w:proofErr w:type="spellEnd"/>
      <w:r w:rsidR="000F195E" w:rsidRPr="00BA1AAD">
        <w:t>” class itself is transport-agnostic, requiring only that the underlying transport be reliable and delimit messages somehow. Meaning that messages sent using the callback must arrive at the other side without any partitioning or changes.</w:t>
      </w:r>
    </w:p>
    <w:p w14:paraId="0416E70D" w14:textId="630F6229" w:rsidR="000F195E" w:rsidRPr="00BA1AAD" w:rsidRDefault="000F195E" w:rsidP="00A95BEE">
      <w:pPr>
        <w:pStyle w:val="NormalText"/>
      </w:pPr>
      <w:r w:rsidRPr="00BA1AAD">
        <w:t>Since the “</w:t>
      </w:r>
      <w:proofErr w:type="spellStart"/>
      <w:r w:rsidRPr="00BA1AAD">
        <w:t>JsonRpc</w:t>
      </w:r>
      <w:proofErr w:type="spellEnd"/>
      <w:r w:rsidRPr="00BA1AAD">
        <w:t xml:space="preserve">” class doesn’t define any specific RPC methods that are available and only takes care of routing and serialization, the code making use of this class must define </w:t>
      </w:r>
      <w:r w:rsidR="00B03691" w:rsidRPr="00BA1AAD">
        <w:t>its</w:t>
      </w:r>
      <w:r w:rsidRPr="00BA1AAD">
        <w:t xml:space="preserve"> own handlers for RPC methods. “</w:t>
      </w:r>
      <w:r w:rsidRPr="00BA1AAD">
        <w:rPr>
          <w:rFonts w:ascii="Space Mono" w:hAnsi="Space Mono"/>
        </w:rPr>
        <w:t>Handle&lt;</w:t>
      </w:r>
      <w:proofErr w:type="spellStart"/>
      <w:r w:rsidRPr="00BA1AAD">
        <w:rPr>
          <w:rFonts w:ascii="Space Mono" w:hAnsi="Space Mono"/>
        </w:rPr>
        <w:t>TArg</w:t>
      </w:r>
      <w:proofErr w:type="spellEnd"/>
      <w:r w:rsidRPr="00BA1AAD">
        <w:rPr>
          <w:rFonts w:ascii="Space Mono" w:hAnsi="Space Mono"/>
        </w:rPr>
        <w:t xml:space="preserve">, </w:t>
      </w:r>
      <w:proofErr w:type="spellStart"/>
      <w:r w:rsidRPr="00BA1AAD">
        <w:rPr>
          <w:rFonts w:ascii="Space Mono" w:hAnsi="Space Mono"/>
        </w:rPr>
        <w:t>TRes</w:t>
      </w:r>
      <w:proofErr w:type="spellEnd"/>
      <w:proofErr w:type="gramStart"/>
      <w:r w:rsidRPr="00BA1AAD">
        <w:rPr>
          <w:rFonts w:ascii="Space Mono" w:hAnsi="Space Mono"/>
        </w:rPr>
        <w:t>&gt;(</w:t>
      </w:r>
      <w:proofErr w:type="gramEnd"/>
      <w:r w:rsidRPr="00BA1AAD">
        <w:rPr>
          <w:rFonts w:ascii="Space Mono" w:hAnsi="Space Mono"/>
        </w:rPr>
        <w:t xml:space="preserve">string method, </w:t>
      </w:r>
      <w:proofErr w:type="spellStart"/>
      <w:r w:rsidRPr="00BA1AAD">
        <w:rPr>
          <w:rFonts w:ascii="Space Mono" w:hAnsi="Space Mono"/>
        </w:rPr>
        <w:t>Func</w:t>
      </w:r>
      <w:proofErr w:type="spellEnd"/>
      <w:r w:rsidRPr="00BA1AAD">
        <w:rPr>
          <w:rFonts w:ascii="Space Mono" w:hAnsi="Space Mono"/>
        </w:rPr>
        <w:t>&lt;</w:t>
      </w:r>
      <w:proofErr w:type="spellStart"/>
      <w:r w:rsidRPr="00BA1AAD">
        <w:rPr>
          <w:rFonts w:ascii="Space Mono" w:hAnsi="Space Mono"/>
        </w:rPr>
        <w:t>TArg</w:t>
      </w:r>
      <w:proofErr w:type="spellEnd"/>
      <w:r w:rsidRPr="00BA1AAD">
        <w:rPr>
          <w:rFonts w:ascii="Space Mono" w:hAnsi="Space Mono"/>
        </w:rPr>
        <w:t xml:space="preserve">, </w:t>
      </w:r>
      <w:proofErr w:type="spellStart"/>
      <w:r w:rsidRPr="00BA1AAD">
        <w:rPr>
          <w:rFonts w:ascii="Space Mono" w:hAnsi="Space Mono"/>
        </w:rPr>
        <w:t>TRes</w:t>
      </w:r>
      <w:proofErr w:type="spellEnd"/>
      <w:r w:rsidRPr="00BA1AAD">
        <w:rPr>
          <w:rFonts w:ascii="Space Mono" w:hAnsi="Space Mono"/>
        </w:rPr>
        <w:t>&gt; handler)</w:t>
      </w:r>
      <w:r w:rsidRPr="00BA1AAD">
        <w:t>” is the method used to assign a handler for a certain RPC method. When a request with the matching method identifier comes in, the provided handler will be used to process the request.</w:t>
      </w:r>
      <w:r w:rsidR="0065749B" w:rsidRPr="00BA1AAD">
        <w:t xml:space="preserve"> The request parameters would be deserialized.</w:t>
      </w:r>
      <w:r w:rsidRPr="00BA1AAD">
        <w:t xml:space="preserve"> The return </w:t>
      </w:r>
      <w:r w:rsidRPr="00BA1AAD">
        <w:lastRenderedPageBreak/>
        <w:t xml:space="preserve">value of that method will be serialized to JSON and sent as a response. </w:t>
      </w:r>
      <w:r w:rsidR="0065749B" w:rsidRPr="00BA1AAD">
        <w:t>Parameter and response types are specified using C#’s generics feature. The response message would be sent with the same ID as the request. “</w:t>
      </w:r>
      <w:proofErr w:type="spellStart"/>
      <w:r w:rsidR="0065749B" w:rsidRPr="00BA1AAD">
        <w:t>JsonRpc</w:t>
      </w:r>
      <w:proofErr w:type="spellEnd"/>
      <w:r w:rsidR="0065749B" w:rsidRPr="00BA1AAD">
        <w:t>” also doesn’t check request IDs for collisions, the client is responsible for that.</w:t>
      </w:r>
    </w:p>
    <w:p w14:paraId="2E89E386" w14:textId="1DEE7DC3" w:rsidR="00D36964" w:rsidRPr="00BA1AAD" w:rsidRDefault="00D36964" w:rsidP="00A95BEE">
      <w:pPr>
        <w:pStyle w:val="NormalText"/>
      </w:pPr>
      <w:r w:rsidRPr="00BA1AAD">
        <w:tab/>
        <w:t>The code that originates requests is a bit more complex. The algorithm is as follows:</w:t>
      </w:r>
    </w:p>
    <w:p w14:paraId="615B5D1B" w14:textId="00283C94" w:rsidR="00D36964" w:rsidRPr="00BA1AAD" w:rsidRDefault="00D36964" w:rsidP="00A95BEE">
      <w:pPr>
        <w:pStyle w:val="NormalText"/>
        <w:numPr>
          <w:ilvl w:val="0"/>
          <w:numId w:val="13"/>
        </w:numPr>
      </w:pPr>
      <w:r w:rsidRPr="00BA1AAD">
        <w:t>Generate a unique id for the request. Each RPC client has an internal counter that starts from 0 and generates sequential ids.</w:t>
      </w:r>
    </w:p>
    <w:p w14:paraId="22A8B111" w14:textId="7C4FE803" w:rsidR="00D36964" w:rsidRPr="00BA1AAD" w:rsidRDefault="00D36964" w:rsidP="00A95BEE">
      <w:pPr>
        <w:pStyle w:val="NormalText"/>
        <w:numPr>
          <w:ilvl w:val="0"/>
          <w:numId w:val="13"/>
        </w:numPr>
      </w:pPr>
      <w:r w:rsidRPr="00BA1AAD">
        <w:t xml:space="preserve">Serialize call arguments to JSON. </w:t>
      </w:r>
      <w:proofErr w:type="spellStart"/>
      <w:r w:rsidRPr="00BA1AAD">
        <w:t>Newtonsoft.Json</w:t>
      </w:r>
      <w:proofErr w:type="spellEnd"/>
      <w:r w:rsidRPr="00BA1AAD">
        <w:t xml:space="preserve"> library is used for that.</w:t>
      </w:r>
    </w:p>
    <w:p w14:paraId="2A84AAE2" w14:textId="2381A789" w:rsidR="00D36964" w:rsidRPr="00BA1AAD" w:rsidRDefault="00D36964" w:rsidP="00A95BEE">
      <w:pPr>
        <w:pStyle w:val="NormalText"/>
        <w:numPr>
          <w:ilvl w:val="0"/>
          <w:numId w:val="13"/>
        </w:numPr>
      </w:pPr>
      <w:r w:rsidRPr="00BA1AAD">
        <w:t>Construct the request message. This includes request id, method name, and serialized arguments.</w:t>
      </w:r>
    </w:p>
    <w:p w14:paraId="3487793F" w14:textId="377244AC" w:rsidR="00D36964" w:rsidRPr="00BA1AAD" w:rsidRDefault="00D36964" w:rsidP="00A95BEE">
      <w:pPr>
        <w:pStyle w:val="NormalText"/>
        <w:numPr>
          <w:ilvl w:val="0"/>
          <w:numId w:val="13"/>
        </w:numPr>
      </w:pPr>
      <w:r w:rsidRPr="00BA1AAD">
        <w:t xml:space="preserve">Create and register the </w:t>
      </w:r>
      <w:proofErr w:type="spellStart"/>
      <w:r w:rsidRPr="00BA1AAD">
        <w:t>TaskCompletionSource</w:t>
      </w:r>
      <w:proofErr w:type="spellEnd"/>
      <w:r w:rsidRPr="00BA1AAD">
        <w:t>. It will allow us to wait for the response to arrive. This will be described in more detail in the next paragraph.</w:t>
      </w:r>
    </w:p>
    <w:p w14:paraId="40BCA072" w14:textId="55EF18C3" w:rsidR="00D36964" w:rsidRPr="00BA1AAD" w:rsidRDefault="00D36964" w:rsidP="00A95BEE">
      <w:pPr>
        <w:pStyle w:val="NormalText"/>
        <w:numPr>
          <w:ilvl w:val="0"/>
          <w:numId w:val="13"/>
        </w:numPr>
      </w:pPr>
      <w:r w:rsidRPr="00BA1AAD">
        <w:t>Send the payload constructed in step 3.</w:t>
      </w:r>
    </w:p>
    <w:p w14:paraId="5095D000" w14:textId="2B6AAB40" w:rsidR="00D36964" w:rsidRPr="00BA1AAD" w:rsidRDefault="00D36964" w:rsidP="00A95BEE">
      <w:pPr>
        <w:pStyle w:val="NormalText"/>
        <w:numPr>
          <w:ilvl w:val="0"/>
          <w:numId w:val="13"/>
        </w:numPr>
      </w:pPr>
      <w:r w:rsidRPr="00BA1AAD">
        <w:t>Wait for the task created in step 4 to be finished, it will wait for the server’s response and resolve with the received message.</w:t>
      </w:r>
    </w:p>
    <w:p w14:paraId="363878DD" w14:textId="7B1EEF41" w:rsidR="00D36964" w:rsidRPr="00BA1AAD" w:rsidRDefault="00D36964" w:rsidP="00A95BEE">
      <w:pPr>
        <w:pStyle w:val="NormalText"/>
        <w:numPr>
          <w:ilvl w:val="0"/>
          <w:numId w:val="13"/>
        </w:numPr>
      </w:pPr>
      <w:r w:rsidRPr="00BA1AAD">
        <w:t xml:space="preserve">Remove the </w:t>
      </w:r>
      <w:proofErr w:type="spellStart"/>
      <w:r w:rsidRPr="00BA1AAD">
        <w:t>TaskCompletionSource</w:t>
      </w:r>
      <w:proofErr w:type="spellEnd"/>
      <w:r w:rsidRPr="00BA1AAD">
        <w:t xml:space="preserve"> registered in step 4 to prevent memory leak.</w:t>
      </w:r>
    </w:p>
    <w:p w14:paraId="35592218" w14:textId="526E7886" w:rsidR="00D36964" w:rsidRPr="00BA1AAD" w:rsidRDefault="00D36964" w:rsidP="00A95BEE">
      <w:pPr>
        <w:pStyle w:val="NormalText"/>
        <w:numPr>
          <w:ilvl w:val="0"/>
          <w:numId w:val="13"/>
        </w:numPr>
      </w:pPr>
      <w:r w:rsidRPr="00BA1AAD">
        <w:t>If the response was an error, construct the exception object and throw it.</w:t>
      </w:r>
    </w:p>
    <w:p w14:paraId="105A42CF" w14:textId="0983409B" w:rsidR="00D36964" w:rsidRPr="001263C0" w:rsidRDefault="00D36964" w:rsidP="00A95BEE">
      <w:pPr>
        <w:pStyle w:val="NormalText"/>
        <w:numPr>
          <w:ilvl w:val="0"/>
          <w:numId w:val="13"/>
        </w:numPr>
      </w:pPr>
      <w:r w:rsidRPr="00BA1AAD">
        <w:t xml:space="preserve">If response is success, decode the result using the same </w:t>
      </w:r>
      <w:proofErr w:type="spellStart"/>
      <w:r w:rsidRPr="00BA1AAD">
        <w:t>Newtownsof.Json</w:t>
      </w:r>
      <w:proofErr w:type="spellEnd"/>
      <w:r w:rsidRPr="00BA1AAD">
        <w:t xml:space="preserve"> library and return it.</w:t>
      </w:r>
    </w:p>
    <w:p w14:paraId="2BADB3B3" w14:textId="3AFA6E0E" w:rsidR="00D36964" w:rsidRPr="004B541E" w:rsidRDefault="00D36964" w:rsidP="00A95BEE">
      <w:pPr>
        <w:pStyle w:val="NormalText"/>
      </w:pPr>
      <w:r w:rsidRPr="004B541E">
        <w:t xml:space="preserve">The method will block while waiting for the server to respond. To prevent blocking an OS thread which might </w:t>
      </w:r>
      <w:r w:rsidR="00492B2F" w:rsidRPr="004B541E">
        <w:t>stop game logic from executing, we leverage C#’s Task asynchronous programming logic (TAP)</w:t>
      </w:r>
      <w:sdt>
        <w:sdtPr>
          <w:id w:val="-1038268918"/>
          <w:citation/>
        </w:sdtPr>
        <w:sdtEndPr/>
        <w:sdtContent>
          <w:r w:rsidR="0090084E">
            <w:fldChar w:fldCharType="begin"/>
          </w:r>
          <w:r w:rsidR="0001574E" w:rsidRPr="00A95BEE">
            <w:rPr>
              <w:lang w:val="en-US"/>
              <w:rPrChange w:id="67" w:author="Barbara Karpowicz" w:date="2022-01-26T19:00:00Z">
                <w:rPr>
                  <w:lang w:val="pl-PL"/>
                </w:rPr>
              </w:rPrChange>
            </w:rPr>
            <w:instrText xml:space="preserve">CITATION Tas \l 1045 </w:instrText>
          </w:r>
          <w:r w:rsidR="0090084E">
            <w:fldChar w:fldCharType="separate"/>
          </w:r>
          <w:r w:rsidR="0001574E" w:rsidRPr="00A95BEE">
            <w:rPr>
              <w:noProof/>
              <w:lang w:val="en-US"/>
              <w:rPrChange w:id="68" w:author="Barbara Karpowicz" w:date="2022-01-26T19:00:00Z">
                <w:rPr>
                  <w:noProof/>
                  <w:lang w:val="pl-PL"/>
                </w:rPr>
              </w:rPrChange>
            </w:rPr>
            <w:t xml:space="preserve"> (11)</w:t>
          </w:r>
          <w:r w:rsidR="0090084E">
            <w:fldChar w:fldCharType="end"/>
          </w:r>
        </w:sdtContent>
      </w:sdt>
      <w:r w:rsidR="00492B2F" w:rsidRPr="004B541E">
        <w:t xml:space="preserve"> alongside with async-await syntax. This allows us to make use of so-called “green threads” which logically look like separate execution threads, but don’t result in separate OS threads being created. They are also a lot more lightweight </w:t>
      </w:r>
      <w:r w:rsidR="0090084E" w:rsidRPr="004B541E">
        <w:t>than</w:t>
      </w:r>
      <w:r w:rsidR="00492B2F" w:rsidRPr="004B541E">
        <w:t xml:space="preserve"> OS threads which allows us to use many of them without performance concerns. They implement cooperative multitasking model rather </w:t>
      </w:r>
      <w:r w:rsidR="0090084E" w:rsidRPr="004B541E">
        <w:t>than</w:t>
      </w:r>
      <w:r w:rsidR="00492B2F" w:rsidRPr="004B541E">
        <w:t xml:space="preserve"> pre</w:t>
      </w:r>
      <w:ins w:id="69" w:author="Barbara Karpowicz" w:date="2022-01-26T19:13:00Z">
        <w:r w:rsidR="008D1718">
          <w:t>-</w:t>
        </w:r>
      </w:ins>
      <w:r w:rsidR="00492B2F" w:rsidRPr="004B541E">
        <w:t>em</w:t>
      </w:r>
      <w:ins w:id="70" w:author="Barbara Karpowicz" w:date="2022-01-26T19:13:00Z">
        <w:r w:rsidR="008D1718">
          <w:t>p</w:t>
        </w:r>
      </w:ins>
      <w:r w:rsidR="00492B2F" w:rsidRPr="004B541E">
        <w:t>tive one. This means that the current green thread will yield the control back to the scheduler to execute other tasks. In this case it happens when “await” keyword is evaluated, as show on Figure 1</w:t>
      </w:r>
      <w:r w:rsidR="003F3EE1">
        <w:t>8</w:t>
      </w:r>
      <w:r w:rsidR="00492B2F" w:rsidRPr="004B541E">
        <w:t>. Scheduler will then wake up the task to continue its execution when the RPC response arrives.</w:t>
      </w:r>
    </w:p>
    <w:p w14:paraId="1A048D86" w14:textId="03664335" w:rsidR="004662BC" w:rsidRPr="004B541E" w:rsidRDefault="00AA7595" w:rsidP="00A95BEE">
      <w:pPr>
        <w:pStyle w:val="NormalText"/>
      </w:pPr>
      <w:r>
        <w:rPr>
          <w:noProof/>
        </w:rPr>
        <w:lastRenderedPageBreak/>
        <mc:AlternateContent>
          <mc:Choice Requires="wps">
            <w:drawing>
              <wp:anchor distT="0" distB="0" distL="114300" distR="114300" simplePos="0" relativeHeight="251713536" behindDoc="0" locked="0" layoutInCell="1" allowOverlap="1" wp14:anchorId="5ADC2645" wp14:editId="3B6816C8">
                <wp:simplePos x="0" y="0"/>
                <wp:positionH relativeFrom="column">
                  <wp:posOffset>662267</wp:posOffset>
                </wp:positionH>
                <wp:positionV relativeFrom="paragraph">
                  <wp:posOffset>4888865</wp:posOffset>
                </wp:positionV>
                <wp:extent cx="4052570" cy="635"/>
                <wp:effectExtent l="0" t="0" r="0" b="12065"/>
                <wp:wrapTopAndBottom/>
                <wp:docPr id="41" name="Text Box 41"/>
                <wp:cNvGraphicFramePr/>
                <a:graphic xmlns:a="http://schemas.openxmlformats.org/drawingml/2006/main">
                  <a:graphicData uri="http://schemas.microsoft.com/office/word/2010/wordprocessingShape">
                    <wps:wsp>
                      <wps:cNvSpPr txBox="1"/>
                      <wps:spPr>
                        <a:xfrm>
                          <a:off x="0" y="0"/>
                          <a:ext cx="4052570" cy="635"/>
                        </a:xfrm>
                        <a:prstGeom prst="rect">
                          <a:avLst/>
                        </a:prstGeom>
                        <a:solidFill>
                          <a:prstClr val="white"/>
                        </a:solidFill>
                        <a:ln>
                          <a:noFill/>
                        </a:ln>
                      </wps:spPr>
                      <wps:txbx>
                        <w:txbxContent>
                          <w:p w14:paraId="0399B0A1" w14:textId="1CA4348C" w:rsidR="001263C0" w:rsidRPr="00FC4B5A" w:rsidRDefault="001263C0" w:rsidP="001263C0">
                            <w:pPr>
                              <w:pStyle w:val="Caption"/>
                              <w:rPr>
                                <w:noProof/>
                                <w:lang w:val="en-GB"/>
                              </w:rPr>
                            </w:pPr>
                            <w:r>
                              <w:t xml:space="preserve">Figure </w:t>
                            </w:r>
                            <w:fldSimple w:instr=" SEQ Figure \* ARABIC ">
                              <w:r w:rsidR="00405021">
                                <w:rPr>
                                  <w:noProof/>
                                </w:rPr>
                                <w:t>18</w:t>
                              </w:r>
                            </w:fldSimple>
                            <w:r w:rsidRPr="00526CF4">
                              <w:t>. Method to originate an RPC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C2645" id="Text Box 41" o:spid="_x0000_s1041" type="#_x0000_t202" style="position:absolute;left:0;text-align:left;margin-left:52.15pt;margin-top:384.95pt;width:319.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" stroked="f">
                <v:textbox style="mso-fit-shape-to-text:t" inset="0,0,0,0">
                  <w:txbxContent>
                    <w:p w14:paraId="0399B0A1" w14:textId="1CA4348C" w:rsidR="001263C0" w:rsidRPr="00FC4B5A" w:rsidRDefault="001263C0" w:rsidP="001263C0">
                      <w:pPr>
                        <w:pStyle w:val="Caption"/>
                        <w:rPr>
                          <w:noProof/>
                          <w:lang w:val="en-GB"/>
                        </w:rPr>
                      </w:pPr>
                      <w:r>
                        <w:t xml:space="preserve">Figure </w:t>
                      </w:r>
                      <w:r w:rsidR="009F1041">
                        <w:fldChar w:fldCharType="begin"/>
                      </w:r>
                      <w:r w:rsidR="009F1041">
                        <w:instrText xml:space="preserve"> SEQ Figure \* ARABIC </w:instrText>
                      </w:r>
                      <w:r w:rsidR="009F1041">
                        <w:fldChar w:fldCharType="separate"/>
                      </w:r>
                      <w:r w:rsidR="00405021">
                        <w:rPr>
                          <w:noProof/>
                        </w:rPr>
                        <w:t>18</w:t>
                      </w:r>
                      <w:r w:rsidR="009F1041">
                        <w:rPr>
                          <w:noProof/>
                        </w:rPr>
                        <w:fldChar w:fldCharType="end"/>
                      </w:r>
                      <w:r w:rsidRPr="00526CF4">
                        <w:t>. Method to originate an RPC call.</w:t>
                      </w:r>
                    </w:p>
                  </w:txbxContent>
                </v:textbox>
                <w10:wrap type="topAndBottom"/>
              </v:shape>
            </w:pict>
          </mc:Fallback>
        </mc:AlternateContent>
      </w:r>
      <w:r w:rsidRPr="002003A2">
        <w:rPr>
          <w:noProof/>
          <w:highlight w:val="yellow"/>
        </w:rPr>
        <w:drawing>
          <wp:anchor distT="0" distB="0" distL="114300" distR="114300" simplePos="0" relativeHeight="251711488" behindDoc="0" locked="0" layoutInCell="1" allowOverlap="1" wp14:anchorId="5236B840" wp14:editId="3D8E19E6">
            <wp:simplePos x="0" y="0"/>
            <wp:positionH relativeFrom="column">
              <wp:posOffset>664210</wp:posOffset>
            </wp:positionH>
            <wp:positionV relativeFrom="paragraph">
              <wp:posOffset>58420</wp:posOffset>
            </wp:positionV>
            <wp:extent cx="4426585" cy="4826000"/>
            <wp:effectExtent l="0" t="0" r="571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26585" cy="4826000"/>
                    </a:xfrm>
                    <a:prstGeom prst="rect">
                      <a:avLst/>
                    </a:prstGeom>
                  </pic:spPr>
                </pic:pic>
              </a:graphicData>
            </a:graphic>
            <wp14:sizeRelH relativeFrom="page">
              <wp14:pctWidth>0</wp14:pctWidth>
            </wp14:sizeRelH>
            <wp14:sizeRelV relativeFrom="page">
              <wp14:pctHeight>0</wp14:pctHeight>
            </wp14:sizeRelV>
          </wp:anchor>
        </w:drawing>
      </w:r>
      <w:r w:rsidR="00492B2F" w:rsidRPr="004B541E">
        <w:t xml:space="preserve">To </w:t>
      </w:r>
      <w:r w:rsidR="004662BC" w:rsidRPr="004B541E">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F416F89" w14:textId="616917BB" w:rsidR="007E7AE9" w:rsidRPr="004B541E" w:rsidRDefault="004662BC" w:rsidP="00A95BEE">
      <w:pPr>
        <w:pStyle w:val="NormalText"/>
      </w:pPr>
      <w:r w:rsidRPr="004B541E">
        <w:t xml:space="preserve">If the incoming message doesn’t have a “method” field it is considered a response for a request. In this case a </w:t>
      </w:r>
      <w:proofErr w:type="spellStart"/>
      <w:r w:rsidRPr="004B541E">
        <w:t>TaskCompletionSource</w:t>
      </w:r>
      <w:proofErr w:type="spellEnd"/>
      <w:r w:rsidRPr="004B541E">
        <w:t xml:space="preserve"> for the specified request ID is retrieved, and the green thread waiting for the method response is woken up and forwarded the response message.</w:t>
      </w:r>
      <w:r w:rsidR="00B738C4" w:rsidRPr="004B541E">
        <w:t xml:space="preserve"> Figure 1</w:t>
      </w:r>
      <w:r w:rsidR="003F3EE1">
        <w:t>9</w:t>
      </w:r>
      <w:r w:rsidR="00B738C4" w:rsidRPr="004B541E">
        <w:t xml:space="preserve"> contains the code for the</w:t>
      </w:r>
      <w:r w:rsidR="00B738C4" w:rsidRPr="002003A2">
        <w:t xml:space="preserve"> router.</w:t>
      </w:r>
      <w:r w:rsidR="007E7AE9" w:rsidRPr="002003A2">
        <w:br/>
      </w:r>
      <w:r w:rsidR="00246B7C" w:rsidRPr="004B541E">
        <w:t>There are number of improvements that could be made to the current implementation. First and foremost</w:t>
      </w:r>
      <w:ins w:id="71" w:author="Barbara Karpowicz" w:date="2022-01-26T19:14:00Z">
        <w:r w:rsidR="008D1718">
          <w:t>,</w:t>
        </w:r>
      </w:ins>
      <w:r w:rsidR="00246B7C" w:rsidRPr="004B541E">
        <w:t xml:space="preserve"> the client does not handle calls that don’t return values. This would correspond to “void” return type in C#. Same goes for methods without parameters. There’s a workaround for this problem: “object” type can be specified</w:t>
      </w:r>
      <w:ins w:id="72" w:author="Barbara Karpowicz" w:date="2022-01-26T19:14:00Z">
        <w:r w:rsidR="008D1718">
          <w:t>,</w:t>
        </w:r>
      </w:ins>
      <w:r w:rsidR="00246B7C" w:rsidRPr="004B541E">
        <w:t xml:space="preserve"> and “null” value can be returned or passed as an </w:t>
      </w:r>
      <w:r w:rsidR="00246B7C" w:rsidRPr="004B541E">
        <w:lastRenderedPageBreak/>
        <w:t xml:space="preserve">argument in such cases. Adding support for this would require a special case </w:t>
      </w:r>
      <w:r w:rsidR="00AA7595">
        <w:rPr>
          <w:noProof/>
        </w:rPr>
        <mc:AlternateContent>
          <mc:Choice Requires="wps">
            <w:drawing>
              <wp:anchor distT="0" distB="0" distL="114300" distR="114300" simplePos="0" relativeHeight="251716608" behindDoc="0" locked="0" layoutInCell="1" allowOverlap="1" wp14:anchorId="0948584F" wp14:editId="0125CC67">
                <wp:simplePos x="0" y="0"/>
                <wp:positionH relativeFrom="column">
                  <wp:posOffset>488315</wp:posOffset>
                </wp:positionH>
                <wp:positionV relativeFrom="paragraph">
                  <wp:posOffset>5686922</wp:posOffset>
                </wp:positionV>
                <wp:extent cx="5760720" cy="258445"/>
                <wp:effectExtent l="0" t="0" r="5080" b="0"/>
                <wp:wrapTopAndBottom/>
                <wp:docPr id="42" name="Text Box 42"/>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14:paraId="4C999CA6" w14:textId="504A1D54" w:rsidR="00AA7595" w:rsidRPr="001A32AC" w:rsidRDefault="00AA7595" w:rsidP="00AA7595">
                            <w:pPr>
                              <w:pStyle w:val="Caption"/>
                              <w:rPr>
                                <w:lang w:val="en-GB"/>
                              </w:rPr>
                            </w:pPr>
                            <w:r>
                              <w:t xml:space="preserve">Figure </w:t>
                            </w:r>
                            <w:fldSimple w:instr=" SEQ Figure \* ARABIC ">
                              <w:r w:rsidR="00405021">
                                <w:rPr>
                                  <w:noProof/>
                                </w:rPr>
                                <w:t>19</w:t>
                              </w:r>
                            </w:fldSimple>
                            <w:r w:rsidRPr="000F6A70">
                              <w:t>. Router for incoming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8584F" id="Text Box 42" o:spid="_x0000_s1042" type="#_x0000_t202" style="position:absolute;left:0;text-align:left;margin-left:38.45pt;margin-top:447.8pt;width:453.6pt;height:20.3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" stroked="f">
                <v:textbox style="mso-fit-shape-to-text:t" inset="0,0,0,0">
                  <w:txbxContent>
                    <w:p w14:paraId="4C999CA6" w14:textId="504A1D54" w:rsidR="00AA7595" w:rsidRPr="001A32AC" w:rsidRDefault="00AA7595" w:rsidP="00AA7595">
                      <w:pPr>
                        <w:pStyle w:val="Caption"/>
                        <w:rPr>
                          <w:lang w:val="en-GB"/>
                        </w:rPr>
                      </w:pPr>
                      <w:r>
                        <w:t xml:space="preserve">Figure </w:t>
                      </w:r>
                      <w:r w:rsidR="009F1041">
                        <w:fldChar w:fldCharType="begin"/>
                      </w:r>
                      <w:r w:rsidR="009F1041">
                        <w:instrText xml:space="preserve"> SEQ Figure \* ARABIC </w:instrText>
                      </w:r>
                      <w:r w:rsidR="009F1041">
                        <w:fldChar w:fldCharType="separate"/>
                      </w:r>
                      <w:r w:rsidR="00405021">
                        <w:rPr>
                          <w:noProof/>
                        </w:rPr>
                        <w:t>19</w:t>
                      </w:r>
                      <w:r w:rsidR="009F1041">
                        <w:rPr>
                          <w:noProof/>
                        </w:rPr>
                        <w:fldChar w:fldCharType="end"/>
                      </w:r>
                      <w:r w:rsidRPr="000F6A70">
                        <w:t>. Router for incoming messages.</w:t>
                      </w:r>
                    </w:p>
                  </w:txbxContent>
                </v:textbox>
                <w10:wrap type="topAndBottom"/>
              </v:shape>
            </w:pict>
          </mc:Fallback>
        </mc:AlternateContent>
      </w:r>
      <w:r w:rsidR="00246B7C" w:rsidRPr="004B541E">
        <w:t>in the code. But since the workaround is straightforward the issue is not high priority.</w:t>
      </w:r>
    </w:p>
    <w:p w14:paraId="6E5CAD1C" w14:textId="730C87E9" w:rsidR="00246B7C" w:rsidRPr="004B541E" w:rsidRDefault="00AA7595" w:rsidP="00A95BEE">
      <w:pPr>
        <w:pStyle w:val="NormalText"/>
      </w:pPr>
      <w:r w:rsidRPr="002003A2">
        <w:rPr>
          <w:noProof/>
        </w:rPr>
        <w:drawing>
          <wp:anchor distT="0" distB="0" distL="114300" distR="114300" simplePos="0" relativeHeight="251714560" behindDoc="0" locked="0" layoutInCell="1" allowOverlap="1" wp14:anchorId="00DE4A8D" wp14:editId="2442CE60">
            <wp:simplePos x="0" y="0"/>
            <wp:positionH relativeFrom="column">
              <wp:posOffset>356128</wp:posOffset>
            </wp:positionH>
            <wp:positionV relativeFrom="paragraph">
              <wp:posOffset>-32783</wp:posOffset>
            </wp:positionV>
            <wp:extent cx="4759960" cy="5187950"/>
            <wp:effectExtent l="0" t="0" r="2540" b="6350"/>
            <wp:wrapTopAndBottom/>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759960" cy="5187950"/>
                    </a:xfrm>
                    <a:prstGeom prst="rect">
                      <a:avLst/>
                    </a:prstGeom>
                  </pic:spPr>
                </pic:pic>
              </a:graphicData>
            </a:graphic>
            <wp14:sizeRelH relativeFrom="page">
              <wp14:pctWidth>0</wp14:pctWidth>
            </wp14:sizeRelH>
            <wp14:sizeRelV relativeFrom="page">
              <wp14:pctHeight>0</wp14:pctHeight>
            </wp14:sizeRelV>
          </wp:anchor>
        </w:drawing>
      </w:r>
      <w:r w:rsidR="00246B7C" w:rsidRPr="004B541E">
        <w:t>Second improvement can be made to a way how APIs are defined. Currently the server calls “</w:t>
      </w:r>
      <w:proofErr w:type="spellStart"/>
      <w:proofErr w:type="gramStart"/>
      <w:r w:rsidR="003C2DFE" w:rsidRPr="004B541E">
        <w:t>rpc.Handle</w:t>
      </w:r>
      <w:proofErr w:type="spellEnd"/>
      <w:proofErr w:type="gramEnd"/>
      <w:r w:rsidR="003C2DFE" w:rsidRPr="004B541E">
        <w:t>” with a string identifying the method name and passes the handler function. 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2003A2" w:rsidRDefault="003C2DFE" w:rsidP="00A95BEE">
      <w:pPr>
        <w:pStyle w:val="NormalText"/>
      </w:pPr>
      <w:r w:rsidRPr="004B541E">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4B541E">
        <w:t>aforementioned interface</w:t>
      </w:r>
      <w:proofErr w:type="gramEnd"/>
      <w:r w:rsidRPr="004B541E">
        <w:t xml:space="preserve"> could be </w:t>
      </w:r>
      <w:r w:rsidRPr="004B541E">
        <w:lastRenderedPageBreak/>
        <w:t>shared between the client and the server and act as a contract between them to keep the API consistent.</w:t>
      </w:r>
    </w:p>
    <w:p w14:paraId="2C60ADDE" w14:textId="732E98BC" w:rsidR="007E7AE9" w:rsidRPr="00450C3F" w:rsidRDefault="007E7AE9" w:rsidP="0045762E">
      <w:pPr>
        <w:pStyle w:val="Heading3"/>
        <w:spacing w:line="276" w:lineRule="auto"/>
        <w:rPr>
          <w:lang w:val="en-GB"/>
        </w:rPr>
      </w:pPr>
      <w:bookmarkStart w:id="73" w:name="_Toc93849309"/>
      <w:r w:rsidRPr="00450C3F">
        <w:rPr>
          <w:lang w:val="en-GB"/>
        </w:rPr>
        <w:t>Backend server</w:t>
      </w:r>
      <w:bookmarkEnd w:id="73"/>
    </w:p>
    <w:p w14:paraId="5DA652F7" w14:textId="3B5E6871" w:rsidR="00961B6C" w:rsidRPr="00450C3F" w:rsidRDefault="00961B6C" w:rsidP="00A95BEE">
      <w:pPr>
        <w:pStyle w:val="NormalText"/>
      </w:pPr>
      <w:r w:rsidRPr="00450C3F">
        <w:t>Backend server is written in C# using the .Net Core runtime. The choice of C# as backend language offers a significant advantage by enabling code-sharing with the game code. All</w:t>
      </w:r>
      <w:del w:id="74" w:author="Barbara Karpowicz" w:date="2022-01-26T19:14:00Z">
        <w:r w:rsidRPr="00450C3F" w:rsidDel="008D1718">
          <w:delText xml:space="preserve"> of</w:delText>
        </w:r>
      </w:del>
      <w:r w:rsidRPr="00450C3F">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450C3F" w:rsidRDefault="00961B6C" w:rsidP="00A95BEE">
      <w:pPr>
        <w:pStyle w:val="NormalText"/>
      </w:pPr>
      <w:r w:rsidRPr="00450C3F">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5FF2E906" w:rsidR="00B72748" w:rsidRPr="00450C3F" w:rsidRDefault="00BC4444" w:rsidP="00A95BEE">
      <w:pPr>
        <w:pStyle w:val="NormalText"/>
      </w:pPr>
      <w:r w:rsidRPr="00450C3F">
        <w:t>The WebSocket</w:t>
      </w:r>
      <w:sdt>
        <w:sdtPr>
          <w:id w:val="-1618057230"/>
          <w:citation/>
        </w:sdtPr>
        <w:sdtEndPr/>
        <w:sdtContent>
          <w:r w:rsidR="00AA7595" w:rsidRPr="00450C3F">
            <w:fldChar w:fldCharType="begin"/>
          </w:r>
          <w:r w:rsidR="0001574E" w:rsidRPr="00A95BEE">
            <w:rPr>
              <w:lang w:val="en-US"/>
              <w:rPrChange w:id="75" w:author="Barbara Karpowicz" w:date="2022-01-26T19:00:00Z">
                <w:rPr>
                  <w:lang w:val="pl-PL"/>
                </w:rPr>
              </w:rPrChange>
            </w:rPr>
            <w:instrText xml:space="preserve">CITATION IFe \l 1045 </w:instrText>
          </w:r>
          <w:r w:rsidR="00AA7595" w:rsidRPr="00450C3F">
            <w:fldChar w:fldCharType="separate"/>
          </w:r>
          <w:r w:rsidR="0001574E" w:rsidRPr="00A95BEE">
            <w:rPr>
              <w:noProof/>
              <w:lang w:val="en-US"/>
              <w:rPrChange w:id="76" w:author="Barbara Karpowicz" w:date="2022-01-26T19:00:00Z">
                <w:rPr>
                  <w:noProof/>
                  <w:lang w:val="pl-PL"/>
                </w:rPr>
              </w:rPrChange>
            </w:rPr>
            <w:t xml:space="preserve"> (12)</w:t>
          </w:r>
          <w:r w:rsidR="00AA7595" w:rsidRPr="00450C3F">
            <w:fldChar w:fldCharType="end"/>
          </w:r>
        </w:sdtContent>
      </w:sdt>
      <w:r w:rsidRPr="00450C3F">
        <w:t xml:space="preserve"> protocol implementation is provided by the “</w:t>
      </w:r>
      <w:proofErr w:type="spellStart"/>
      <w:r w:rsidRPr="00450C3F">
        <w:t>NetCoreServer</w:t>
      </w:r>
      <w:proofErr w:type="spellEnd"/>
      <w:r w:rsidRPr="00450C3F">
        <w:t>” library</w:t>
      </w:r>
      <w:sdt>
        <w:sdtPr>
          <w:id w:val="895778438"/>
          <w:citation/>
        </w:sdtPr>
        <w:sdtEndPr/>
        <w:sdtContent>
          <w:r w:rsidR="00AA7595" w:rsidRPr="00450C3F">
            <w:fldChar w:fldCharType="begin"/>
          </w:r>
          <w:r w:rsidR="0001574E" w:rsidRPr="00A95BEE">
            <w:rPr>
              <w:lang w:val="en-US"/>
              <w:rPrChange w:id="77" w:author="Barbara Karpowicz" w:date="2022-01-26T19:00:00Z">
                <w:rPr>
                  <w:lang w:val="pl-PL"/>
                </w:rPr>
              </w:rPrChange>
            </w:rPr>
            <w:instrText xml:space="preserve">CITATION eth \l 1045 </w:instrText>
          </w:r>
          <w:r w:rsidR="00AA7595" w:rsidRPr="00450C3F">
            <w:fldChar w:fldCharType="separate"/>
          </w:r>
          <w:r w:rsidR="0001574E" w:rsidRPr="00A95BEE">
            <w:rPr>
              <w:noProof/>
              <w:lang w:val="en-US"/>
              <w:rPrChange w:id="78" w:author="Barbara Karpowicz" w:date="2022-01-26T19:00:00Z">
                <w:rPr>
                  <w:noProof/>
                  <w:lang w:val="pl-PL"/>
                </w:rPr>
              </w:rPrChange>
            </w:rPr>
            <w:t xml:space="preserve"> (13)</w:t>
          </w:r>
          <w:r w:rsidR="00AA7595" w:rsidRPr="00450C3F">
            <w:fldChar w:fldCharType="end"/>
          </w:r>
        </w:sdtContent>
      </w:sdt>
      <w:r w:rsidRPr="00450C3F">
        <w:t xml:space="preserve">. Mainly, it exposes two classes: </w:t>
      </w:r>
      <w:proofErr w:type="spellStart"/>
      <w:r w:rsidRPr="00450C3F">
        <w:t>WsServer</w:t>
      </w:r>
      <w:proofErr w:type="spellEnd"/>
      <w:r w:rsidRPr="00450C3F">
        <w:t xml:space="preserve"> and </w:t>
      </w:r>
      <w:proofErr w:type="spellStart"/>
      <w:r w:rsidRPr="00450C3F">
        <w:t>WsSession</w:t>
      </w:r>
      <w:proofErr w:type="spellEnd"/>
      <w:r w:rsidRPr="00450C3F">
        <w:t xml:space="preserve">. The former is used to spawn a WebSocket server that listens from incoming connections on a given port and then creates a session object. The </w:t>
      </w:r>
      <w:proofErr w:type="spellStart"/>
      <w:r w:rsidRPr="00450C3F">
        <w:t>WsSession</w:t>
      </w:r>
      <w:proofErr w:type="spellEnd"/>
      <w:r w:rsidRPr="00450C3F">
        <w:t xml:space="preserve"> is used to represent that session.</w:t>
      </w:r>
      <w:r w:rsidR="00B72748" w:rsidRPr="00450C3F">
        <w:t xml:space="preserve"> The connection state as well as packet decoding is handled by the library.</w:t>
      </w:r>
      <w:r w:rsidRPr="00450C3F">
        <w:t xml:space="preserve"> The two classes can be inherited from to add </w:t>
      </w:r>
      <w:r w:rsidR="00B72748" w:rsidRPr="00450C3F">
        <w:t xml:space="preserve">domain logic that handles incoming messages and can send outgoing ones. </w:t>
      </w:r>
    </w:p>
    <w:p w14:paraId="1D41005E" w14:textId="2A9A0D65" w:rsidR="00B72748" w:rsidRPr="00450C3F" w:rsidRDefault="00B72748" w:rsidP="00A95BEE">
      <w:pPr>
        <w:pStyle w:val="NormalText"/>
      </w:pPr>
      <w:r w:rsidRPr="00450C3F">
        <w:t>The followin</w:t>
      </w:r>
      <w:r w:rsidR="009B541E">
        <w:t>g</w:t>
      </w:r>
      <w:sdt>
        <w:sdtPr>
          <w:id w:val="-2011358293"/>
          <w:citation/>
        </w:sdtPr>
        <w:sdtEndPr/>
        <w:sdtContent>
          <w:r w:rsidR="00D13750" w:rsidRPr="00450C3F">
            <w:fldChar w:fldCharType="begin"/>
          </w:r>
          <w:r w:rsidR="0001574E" w:rsidRPr="00A95BEE">
            <w:rPr>
              <w:lang w:val="en-US"/>
              <w:rPrChange w:id="79" w:author="Barbara Karpowicz" w:date="2022-01-26T19:00:00Z">
                <w:rPr>
                  <w:lang w:val="pl-PL"/>
                </w:rPr>
              </w:rPrChange>
            </w:rPr>
            <w:instrText xml:space="preserve">CITATION htt1 \l 1045 </w:instrText>
          </w:r>
          <w:r w:rsidR="00D13750" w:rsidRPr="00450C3F">
            <w:fldChar w:fldCharType="separate"/>
          </w:r>
          <w:r w:rsidR="0001574E" w:rsidRPr="00A95BEE">
            <w:rPr>
              <w:noProof/>
              <w:lang w:val="en-US"/>
              <w:rPrChange w:id="80" w:author="Barbara Karpowicz" w:date="2022-01-26T19:00:00Z">
                <w:rPr>
                  <w:noProof/>
                  <w:lang w:val="pl-PL"/>
                </w:rPr>
              </w:rPrChange>
            </w:rPr>
            <w:t xml:space="preserve"> (14)</w:t>
          </w:r>
          <w:r w:rsidR="00D13750" w:rsidRPr="00450C3F">
            <w:fldChar w:fldCharType="end"/>
          </w:r>
        </w:sdtContent>
      </w:sdt>
      <w:r w:rsidRPr="00450C3F">
        <w:t xml:space="preserve"> methods are available on the </w:t>
      </w:r>
      <w:proofErr w:type="spellStart"/>
      <w:r w:rsidRPr="00450C3F">
        <w:t>WsSession</w:t>
      </w:r>
      <w:proofErr w:type="spellEnd"/>
      <w:r w:rsidRPr="00450C3F">
        <w:t xml:space="preserve"> class that are important for the implementation:</w:t>
      </w:r>
    </w:p>
    <w:p w14:paraId="0C14744D" w14:textId="6066C8EC" w:rsidR="00B72748" w:rsidRPr="00450C3F" w:rsidRDefault="00B72748" w:rsidP="00A95BEE">
      <w:pPr>
        <w:pStyle w:val="NormalText"/>
        <w:numPr>
          <w:ilvl w:val="0"/>
          <w:numId w:val="16"/>
        </w:numPr>
      </w:pPr>
      <w:proofErr w:type="spellStart"/>
      <w:r w:rsidRPr="00450C3F">
        <w:t>OnWsReceived</w:t>
      </w:r>
      <w:proofErr w:type="spellEnd"/>
      <w:r w:rsidRPr="00450C3F">
        <w:t>(</w:t>
      </w:r>
      <w:proofErr w:type="gramStart"/>
      <w:r w:rsidRPr="00450C3F">
        <w:rPr>
          <w:color w:val="0000FF"/>
        </w:rPr>
        <w:t>byte</w:t>
      </w:r>
      <w:r w:rsidRPr="00450C3F">
        <w:t>[</w:t>
      </w:r>
      <w:proofErr w:type="gramEnd"/>
      <w:r w:rsidRPr="00450C3F">
        <w:t xml:space="preserve">] buffer, </w:t>
      </w:r>
      <w:r w:rsidRPr="00450C3F">
        <w:rPr>
          <w:color w:val="0000FF"/>
        </w:rPr>
        <w:t>long</w:t>
      </w:r>
      <w:r w:rsidRPr="00450C3F">
        <w:t xml:space="preserve"> offset, </w:t>
      </w:r>
      <w:r w:rsidRPr="00450C3F">
        <w:rPr>
          <w:color w:val="0000FF"/>
        </w:rPr>
        <w:t>long</w:t>
      </w:r>
      <w:r w:rsidRPr="00450C3F">
        <w:t xml:space="preserve"> size) – to be overridden by the subclass. Allows to capture incoming data packages.</w:t>
      </w:r>
    </w:p>
    <w:p w14:paraId="7260BDF7" w14:textId="19F96C87"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OnWsConnected</w:t>
      </w:r>
      <w:proofErr w:type="spellEnd"/>
      <w:r w:rsidRPr="00450C3F">
        <w:rPr>
          <w:color w:val="000000"/>
          <w:lang w:val="en-GB"/>
        </w:rPr>
        <w:t>(</w:t>
      </w:r>
      <w:proofErr w:type="spellStart"/>
      <w:proofErr w:type="gramEnd"/>
      <w:r w:rsidRPr="00450C3F">
        <w:rPr>
          <w:color w:val="0000FF"/>
          <w:lang w:val="en-GB"/>
        </w:rPr>
        <w:t>HttpRequest</w:t>
      </w:r>
      <w:proofErr w:type="spellEnd"/>
      <w:r w:rsidRPr="00450C3F">
        <w:rPr>
          <w:color w:val="000000"/>
          <w:lang w:val="en-GB"/>
        </w:rPr>
        <w:t xml:space="preserve"> request) – called when the connection is </w:t>
      </w:r>
      <w:proofErr w:type="spellStart"/>
      <w:r w:rsidRPr="00450C3F">
        <w:rPr>
          <w:color w:val="000000"/>
          <w:lang w:val="en-GB"/>
        </w:rPr>
        <w:t>esablished</w:t>
      </w:r>
      <w:proofErr w:type="spellEnd"/>
      <w:r w:rsidRPr="00450C3F">
        <w:rPr>
          <w:color w:val="000000"/>
          <w:lang w:val="en-GB"/>
        </w:rPr>
        <w:t>.</w:t>
      </w:r>
    </w:p>
    <w:p w14:paraId="2CB1402D" w14:textId="3AA73C64"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OnWsDisconnected</w:t>
      </w:r>
      <w:proofErr w:type="spellEnd"/>
      <w:r w:rsidRPr="00450C3F">
        <w:rPr>
          <w:color w:val="000000"/>
          <w:lang w:val="en-GB"/>
        </w:rPr>
        <w:t>(</w:t>
      </w:r>
      <w:proofErr w:type="gramEnd"/>
      <w:r w:rsidRPr="00450C3F">
        <w:rPr>
          <w:color w:val="000000"/>
          <w:lang w:val="en-GB"/>
        </w:rPr>
        <w:t>) – called when the connection is dropped.</w:t>
      </w:r>
    </w:p>
    <w:p w14:paraId="4D3944E8" w14:textId="76D4671A"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OnError</w:t>
      </w:r>
      <w:proofErr w:type="spellEnd"/>
      <w:r w:rsidRPr="00450C3F">
        <w:rPr>
          <w:color w:val="000000"/>
          <w:lang w:val="en-GB"/>
        </w:rPr>
        <w:t>(</w:t>
      </w:r>
      <w:proofErr w:type="spellStart"/>
      <w:proofErr w:type="gramEnd"/>
      <w:r w:rsidRPr="00450C3F">
        <w:rPr>
          <w:color w:val="0000FF"/>
          <w:lang w:val="en-GB"/>
        </w:rPr>
        <w:t>SocketError</w:t>
      </w:r>
      <w:proofErr w:type="spellEnd"/>
      <w:r w:rsidRPr="00450C3F">
        <w:rPr>
          <w:color w:val="000000"/>
          <w:lang w:val="en-GB"/>
        </w:rPr>
        <w:t xml:space="preserve"> error) – called when there’s an error in the connection.</w:t>
      </w:r>
    </w:p>
    <w:p w14:paraId="11526B12" w14:textId="307A017F" w:rsidR="00B72748" w:rsidRPr="00450C3F" w:rsidRDefault="00B72748" w:rsidP="0045762E">
      <w:pPr>
        <w:pStyle w:val="ListParagraph"/>
        <w:numPr>
          <w:ilvl w:val="0"/>
          <w:numId w:val="16"/>
        </w:numPr>
        <w:shd w:val="clear" w:color="auto" w:fill="FFFFFF"/>
        <w:spacing w:line="276" w:lineRule="auto"/>
        <w:rPr>
          <w:color w:val="000000"/>
          <w:lang w:val="en-GB"/>
        </w:rPr>
      </w:pPr>
      <w:proofErr w:type="spellStart"/>
      <w:proofErr w:type="gramStart"/>
      <w:r w:rsidRPr="00450C3F">
        <w:rPr>
          <w:color w:val="000000"/>
          <w:lang w:val="en-GB"/>
        </w:rPr>
        <w:t>SendText</w:t>
      </w:r>
      <w:proofErr w:type="spellEnd"/>
      <w:r w:rsidRPr="00450C3F">
        <w:rPr>
          <w:color w:val="000000"/>
          <w:lang w:val="en-GB"/>
        </w:rPr>
        <w:t>(</w:t>
      </w:r>
      <w:proofErr w:type="spellStart"/>
      <w:proofErr w:type="gramEnd"/>
      <w:r w:rsidRPr="00450C3F">
        <w:rPr>
          <w:color w:val="000000"/>
          <w:lang w:val="en-GB"/>
        </w:rPr>
        <w:t>stiring</w:t>
      </w:r>
      <w:proofErr w:type="spellEnd"/>
      <w:r w:rsidRPr="00450C3F">
        <w:rPr>
          <w:color w:val="000000"/>
          <w:lang w:val="en-GB"/>
        </w:rPr>
        <w:t xml:space="preserve"> </w:t>
      </w:r>
      <w:proofErr w:type="spellStart"/>
      <w:r w:rsidRPr="00450C3F">
        <w:rPr>
          <w:color w:val="000000"/>
          <w:lang w:val="en-GB"/>
        </w:rPr>
        <w:t>msg</w:t>
      </w:r>
      <w:proofErr w:type="spellEnd"/>
      <w:r w:rsidRPr="00450C3F">
        <w:rPr>
          <w:color w:val="000000"/>
          <w:lang w:val="en-GB"/>
        </w:rPr>
        <w:t>) – Can be called to send a data packet.</w:t>
      </w:r>
    </w:p>
    <w:p w14:paraId="61B89840" w14:textId="0EC1B13C" w:rsidR="00961B6C" w:rsidRPr="00450C3F" w:rsidRDefault="00961B6C" w:rsidP="00A95BEE">
      <w:pPr>
        <w:pStyle w:val="NormalText"/>
      </w:pPr>
      <w:r w:rsidRPr="00450C3F">
        <w:t xml:space="preserve">The core of the networking implementation </w:t>
      </w:r>
      <w:proofErr w:type="gramStart"/>
      <w:r w:rsidRPr="00450C3F">
        <w:t>is located in</w:t>
      </w:r>
      <w:proofErr w:type="gramEnd"/>
      <w:r w:rsidRPr="00450C3F">
        <w:t xml:space="preserve"> the </w:t>
      </w:r>
      <w:proofErr w:type="spellStart"/>
      <w:r w:rsidR="00BC4444" w:rsidRPr="00450C3F">
        <w:t>Socket</w:t>
      </w:r>
      <w:r w:rsidRPr="00450C3F">
        <w:t>Server</w:t>
      </w:r>
      <w:proofErr w:type="spellEnd"/>
      <w:r w:rsidRPr="00450C3F">
        <w:t xml:space="preserve"> and </w:t>
      </w:r>
      <w:proofErr w:type="spellStart"/>
      <w:r w:rsidR="00BC4444" w:rsidRPr="00450C3F">
        <w:t>Socket</w:t>
      </w:r>
      <w:r w:rsidRPr="00450C3F">
        <w:t>Session</w:t>
      </w:r>
      <w:proofErr w:type="spellEnd"/>
      <w:r w:rsidRPr="00450C3F">
        <w:t xml:space="preserve"> classes. The </w:t>
      </w:r>
      <w:proofErr w:type="spellStart"/>
      <w:r w:rsidR="00BC4444" w:rsidRPr="00450C3F">
        <w:t>SocketServer</w:t>
      </w:r>
      <w:proofErr w:type="spellEnd"/>
      <w:r w:rsidR="00BC4444" w:rsidRPr="00450C3F">
        <w:t xml:space="preserve"> </w:t>
      </w:r>
      <w:r w:rsidRPr="00450C3F">
        <w:t xml:space="preserve">extends the </w:t>
      </w:r>
      <w:proofErr w:type="spellStart"/>
      <w:r w:rsidR="00BC4444" w:rsidRPr="00450C3F">
        <w:t>WsServer</w:t>
      </w:r>
      <w:proofErr w:type="spellEnd"/>
      <w:r w:rsidRPr="00450C3F">
        <w:t xml:space="preserve"> class which listens on a given port and then spawns a </w:t>
      </w:r>
      <w:proofErr w:type="spellStart"/>
      <w:r w:rsidRPr="00450C3F">
        <w:t>GameSession</w:t>
      </w:r>
      <w:proofErr w:type="spellEnd"/>
      <w:r w:rsidRPr="00450C3F">
        <w:t xml:space="preserve"> </w:t>
      </w:r>
      <w:r w:rsidR="00BC4444" w:rsidRPr="00450C3F">
        <w:t xml:space="preserve">instance. </w:t>
      </w:r>
      <w:proofErr w:type="spellStart"/>
      <w:r w:rsidR="00BC4444" w:rsidRPr="00450C3F">
        <w:t>GameSession</w:t>
      </w:r>
      <w:proofErr w:type="spellEnd"/>
      <w:r w:rsidR="00BC4444" w:rsidRPr="00450C3F">
        <w:t xml:space="preserve"> instances represent a single incoming connection and therefore a single game client that is connected. They are identified by a GUID</w:t>
      </w:r>
      <w:sdt>
        <w:sdtPr>
          <w:id w:val="-1738079767"/>
          <w:citation/>
        </w:sdtPr>
        <w:sdtEndPr/>
        <w:sdtContent>
          <w:r w:rsidR="00D13750" w:rsidRPr="00450C3F">
            <w:fldChar w:fldCharType="begin"/>
          </w:r>
          <w:r w:rsidR="0001574E" w:rsidRPr="00A95BEE">
            <w:rPr>
              <w:lang w:val="en-US"/>
              <w:rPrChange w:id="81" w:author="Barbara Karpowicz" w:date="2022-01-26T19:00:00Z">
                <w:rPr>
                  <w:lang w:val="pl-PL"/>
                </w:rPr>
              </w:rPrChange>
            </w:rPr>
            <w:instrText xml:space="preserve">CITATION htt1 \l 1045 </w:instrText>
          </w:r>
          <w:r w:rsidR="00D13750" w:rsidRPr="00450C3F">
            <w:fldChar w:fldCharType="separate"/>
          </w:r>
          <w:r w:rsidR="0001574E" w:rsidRPr="00A95BEE">
            <w:rPr>
              <w:noProof/>
              <w:lang w:val="en-US"/>
              <w:rPrChange w:id="82" w:author="Barbara Karpowicz" w:date="2022-01-26T19:00:00Z">
                <w:rPr>
                  <w:noProof/>
                  <w:lang w:val="pl-PL"/>
                </w:rPr>
              </w:rPrChange>
            </w:rPr>
            <w:t xml:space="preserve"> (14)</w:t>
          </w:r>
          <w:r w:rsidR="00D13750" w:rsidRPr="00450C3F">
            <w:fldChar w:fldCharType="end"/>
          </w:r>
        </w:sdtContent>
      </w:sdt>
      <w:r w:rsidR="00BC4444" w:rsidRPr="00450C3F">
        <w:t xml:space="preserve"> stored in the Id prop.</w:t>
      </w:r>
    </w:p>
    <w:p w14:paraId="11339FD3" w14:textId="048723D1" w:rsidR="00B72748" w:rsidRPr="00450C3F" w:rsidRDefault="00BC4444" w:rsidP="00A95BEE">
      <w:pPr>
        <w:pStyle w:val="NormalText"/>
      </w:pPr>
      <w:proofErr w:type="spellStart"/>
      <w:r w:rsidRPr="00450C3F">
        <w:t>GameSession</w:t>
      </w:r>
      <w:proofErr w:type="spellEnd"/>
      <w:r w:rsidRPr="00450C3F">
        <w:t xml:space="preserve"> instances also set up a JSON-RPC peer that can handle incoming requests from the client and</w:t>
      </w:r>
      <w:del w:id="83" w:author="Barbara Karpowicz" w:date="2022-01-26T19:14:00Z">
        <w:r w:rsidRPr="00450C3F" w:rsidDel="008D1718">
          <w:delText xml:space="preserve"> also</w:delText>
        </w:r>
      </w:del>
      <w:r w:rsidRPr="00450C3F">
        <w:t xml:space="preserve"> originate server-to-client calls. A pair of handlers is set-up to decode and </w:t>
      </w:r>
      <w:r w:rsidRPr="00450C3F">
        <w:lastRenderedPageBreak/>
        <w:t>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2003A2" w:rsidRDefault="0016324C" w:rsidP="00A95BEE">
      <w:pPr>
        <w:pStyle w:val="NormalText"/>
      </w:pPr>
      <w:r w:rsidRPr="00450C3F">
        <w:t xml:space="preserve">The state of the games is handled in </w:t>
      </w:r>
      <w:proofErr w:type="spellStart"/>
      <w:r w:rsidRPr="00450C3F">
        <w:t>ServerState</w:t>
      </w:r>
      <w:proofErr w:type="spellEnd"/>
      <w:r w:rsidRPr="00450C3F">
        <w:t xml:space="preserve"> and </w:t>
      </w:r>
      <w:proofErr w:type="spellStart"/>
      <w:r w:rsidRPr="00450C3F">
        <w:t>GameState</w:t>
      </w:r>
      <w:proofErr w:type="spellEnd"/>
      <w:r w:rsidRPr="00450C3F">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450C3F">
        <w:t>SocketServer</w:t>
      </w:r>
      <w:proofErr w:type="spellEnd"/>
      <w:r w:rsidRPr="00450C3F">
        <w:t xml:space="preserve"> and </w:t>
      </w:r>
      <w:proofErr w:type="spellStart"/>
      <w:r w:rsidRPr="00450C3F">
        <w:t>SocketSession</w:t>
      </w:r>
      <w:proofErr w:type="spellEnd"/>
      <w:r w:rsidRPr="00450C3F">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450C3F">
        <w:t>SocketServer</w:t>
      </w:r>
      <w:proofErr w:type="spellEnd"/>
      <w:r w:rsidRPr="00450C3F">
        <w:t xml:space="preserve"> and </w:t>
      </w:r>
      <w:proofErr w:type="spellStart"/>
      <w:r w:rsidRPr="00450C3F">
        <w:t>SocketSession</w:t>
      </w:r>
      <w:proofErr w:type="spellEnd"/>
      <w:r w:rsidRPr="00450C3F">
        <w:t xml:space="preserve"> are mainly responsible for integration domain classes, web-socket </w:t>
      </w:r>
      <w:proofErr w:type="gramStart"/>
      <w:r w:rsidRPr="00450C3F">
        <w:t>networking</w:t>
      </w:r>
      <w:proofErr w:type="gramEnd"/>
      <w:r w:rsidRPr="00450C3F">
        <w:t xml:space="preserve"> and JSON-RPC together, which limits their complexity.</w:t>
      </w:r>
    </w:p>
    <w:p w14:paraId="1ABC4D33" w14:textId="19F8A8FB" w:rsidR="007E7AE9" w:rsidRPr="008E5110" w:rsidRDefault="00922ACE" w:rsidP="0045762E">
      <w:pPr>
        <w:pStyle w:val="Heading3"/>
        <w:spacing w:line="276" w:lineRule="auto"/>
        <w:rPr>
          <w:lang w:val="en-GB"/>
        </w:rPr>
      </w:pPr>
      <w:bookmarkStart w:id="84" w:name="_Toc93849310"/>
      <w:r w:rsidRPr="008E5110">
        <w:rPr>
          <w:lang w:val="en-GB"/>
        </w:rPr>
        <w:t>Client-Server AP</w:t>
      </w:r>
      <w:r w:rsidR="007E7AE9" w:rsidRPr="008E5110">
        <w:rPr>
          <w:lang w:val="en-GB"/>
        </w:rPr>
        <w:t>I</w:t>
      </w:r>
      <w:bookmarkEnd w:id="84"/>
    </w:p>
    <w:p w14:paraId="73776B2A" w14:textId="2E8B25AA" w:rsidR="00922ACE" w:rsidRPr="008E5110" w:rsidRDefault="00922ACE" w:rsidP="00A95BEE">
      <w:pPr>
        <w:pStyle w:val="NormalText"/>
      </w:pPr>
      <w:r w:rsidRPr="008E5110">
        <w:t xml:space="preserve">Both server and client register </w:t>
      </w:r>
      <w:proofErr w:type="gramStart"/>
      <w:r w:rsidRPr="008E5110">
        <w:t>a number of</w:t>
      </w:r>
      <w:proofErr w:type="gramEnd"/>
      <w:r w:rsidRPr="008E5110">
        <w:t xml:space="preserve"> JSON-RPC methods with corresponding handlers. On the server side they are registered in the “</w:t>
      </w:r>
      <w:proofErr w:type="spellStart"/>
      <w:r w:rsidRPr="008E5110">
        <w:t>PlayerSession</w:t>
      </w:r>
      <w:proofErr w:type="spellEnd"/>
      <w:r w:rsidRPr="008E5110">
        <w:t>” class. The following methods are provided by the server for the client to call:</w:t>
      </w:r>
    </w:p>
    <w:p w14:paraId="1207AC8C" w14:textId="1E916078" w:rsidR="00922ACE" w:rsidRPr="008E5110" w:rsidRDefault="00922ACE" w:rsidP="00A95BEE">
      <w:pPr>
        <w:pStyle w:val="NormalText"/>
        <w:numPr>
          <w:ilvl w:val="0"/>
          <w:numId w:val="23"/>
        </w:numPr>
      </w:pPr>
      <w:r w:rsidRPr="008E5110">
        <w:t>“</w:t>
      </w:r>
      <w:proofErr w:type="spellStart"/>
      <w:r w:rsidRPr="008E5110">
        <w:rPr>
          <w:rStyle w:val="SubtitleChar"/>
          <w:rFonts w:ascii="Times New Roman" w:hAnsi="Times New Roman" w:cs="Times New Roman"/>
        </w:rPr>
        <w:t>JoinMatchmaking</w:t>
      </w:r>
      <w:proofErr w:type="spellEnd"/>
      <w:r w:rsidRPr="008E5110">
        <w:t>” – Request by the client to put in the matchmaking queue. Has a single parameter of a type string – that player’s display name. It will be displayed to the opponent when the game starts. Example call is: “</w:t>
      </w:r>
      <w:proofErr w:type="spellStart"/>
      <w:r w:rsidRPr="008E5110">
        <w:rPr>
          <w:rStyle w:val="SubtitleChar"/>
          <w:rFonts w:ascii="Times New Roman" w:hAnsi="Times New Roman" w:cs="Times New Roman"/>
        </w:rPr>
        <w:t>JoinMatchmaking</w:t>
      </w:r>
      <w:proofErr w:type="spellEnd"/>
      <w:r w:rsidRPr="008E5110">
        <w:rPr>
          <w:rStyle w:val="SubtitleChar"/>
          <w:rFonts w:ascii="Times New Roman" w:hAnsi="Times New Roman" w:cs="Times New Roman"/>
        </w:rPr>
        <w:t>(“Bob”)</w:t>
      </w:r>
      <w:r w:rsidRPr="008E5110">
        <w:t>”.</w:t>
      </w:r>
    </w:p>
    <w:p w14:paraId="2B68971D" w14:textId="2FBEDD28" w:rsidR="00922ACE" w:rsidRPr="008E5110" w:rsidRDefault="00922ACE" w:rsidP="00A95BEE">
      <w:pPr>
        <w:pStyle w:val="NormalText"/>
        <w:numPr>
          <w:ilvl w:val="0"/>
          <w:numId w:val="23"/>
        </w:numPr>
      </w:pPr>
      <w:r w:rsidRPr="008E5110">
        <w:t>“</w:t>
      </w:r>
      <w:proofErr w:type="spellStart"/>
      <w:r w:rsidRPr="008E5110">
        <w:rPr>
          <w:rStyle w:val="SubtitleChar"/>
          <w:rFonts w:ascii="Times New Roman" w:hAnsi="Times New Roman" w:cs="Times New Roman"/>
        </w:rPr>
        <w:t>MakeMove</w:t>
      </w:r>
      <w:proofErr w:type="spellEnd"/>
      <w:r w:rsidRPr="008E5110">
        <w:t xml:space="preserve">” – Sent by the client to make a move </w:t>
      </w:r>
      <w:r w:rsidR="00445723" w:rsidRPr="008E5110">
        <w:t>during a live game</w:t>
      </w:r>
      <w:r w:rsidR="00246B7C" w:rsidRPr="008E5110">
        <w:t>.</w:t>
      </w:r>
      <w:r w:rsidR="00445723" w:rsidRPr="008E5110">
        <w:t xml:space="preserve"> Client issues this command in response to the player clicking on a board.</w:t>
      </w:r>
      <w:r w:rsidR="00246B7C" w:rsidRPr="008E5110">
        <w:t xml:space="preserve"> Has a </w:t>
      </w:r>
      <w:r w:rsidR="00445723" w:rsidRPr="008E5110">
        <w:t>single parameter of type “</w:t>
      </w:r>
      <w:r w:rsidR="00445723" w:rsidRPr="008E5110">
        <w:rPr>
          <w:rStyle w:val="SubtitleChar"/>
          <w:rFonts w:ascii="Times New Roman" w:hAnsi="Times New Roman" w:cs="Times New Roman"/>
        </w:rPr>
        <w:t>Move</w:t>
      </w:r>
      <w:proofErr w:type="gramStart"/>
      <w:r w:rsidR="00445723" w:rsidRPr="008E5110">
        <w:t>”.</w:t>
      </w:r>
      <w:proofErr w:type="gramEnd"/>
      <w:r w:rsidR="00445723" w:rsidRPr="008E5110">
        <w:t xml:space="preserve"> This and other data transfer objects (DTOs) will be described lower in detail.</w:t>
      </w:r>
    </w:p>
    <w:p w14:paraId="2CA96C1A" w14:textId="4C8C025A" w:rsidR="00922ACE" w:rsidRPr="008E5110" w:rsidRDefault="00445723" w:rsidP="00A95BEE">
      <w:pPr>
        <w:pStyle w:val="NormalText"/>
        <w:numPr>
          <w:ilvl w:val="0"/>
          <w:numId w:val="23"/>
        </w:numPr>
      </w:pPr>
      <w:r w:rsidRPr="008E5110">
        <w:t>“</w:t>
      </w:r>
      <w:proofErr w:type="spellStart"/>
      <w:r w:rsidR="00922ACE" w:rsidRPr="008E5110">
        <w:rPr>
          <w:rStyle w:val="SubtitleChar"/>
          <w:rFonts w:ascii="Times New Roman" w:hAnsi="Times New Roman" w:cs="Times New Roman"/>
        </w:rPr>
        <w:t>FinishGame</w:t>
      </w:r>
      <w:proofErr w:type="spellEnd"/>
      <w:r w:rsidRPr="008E5110">
        <w:t>” – Sent by the client when the player clicks the “Finish game” button. This means that the player can no longer issue moves. This method has no parameters.</w:t>
      </w:r>
    </w:p>
    <w:p w14:paraId="009CD53E" w14:textId="502BF2C5" w:rsidR="00922ACE" w:rsidRPr="008E5110" w:rsidRDefault="008F6CFF" w:rsidP="00A95BEE">
      <w:pPr>
        <w:pStyle w:val="NormalText"/>
      </w:pPr>
      <w:r w:rsidRPr="008E5110">
        <w:t xml:space="preserve">Additionally, the client provides </w:t>
      </w:r>
      <w:proofErr w:type="gramStart"/>
      <w:r w:rsidRPr="008E5110">
        <w:t>a number of</w:t>
      </w:r>
      <w:proofErr w:type="gramEnd"/>
      <w:r w:rsidRPr="008E5110">
        <w:t xml:space="preserve"> methods callable from the server. They are defined in “</w:t>
      </w:r>
      <w:proofErr w:type="spellStart"/>
      <w:r w:rsidRPr="008E5110">
        <w:rPr>
          <w:rStyle w:val="SubtitleChar"/>
          <w:rFonts w:ascii="Times New Roman" w:hAnsi="Times New Roman" w:cs="Times New Roman"/>
        </w:rPr>
        <w:t>ServerConnection</w:t>
      </w:r>
      <w:proofErr w:type="spellEnd"/>
      <w:r w:rsidRPr="008E5110">
        <w:t>” class. The following methods are provided:</w:t>
      </w:r>
    </w:p>
    <w:p w14:paraId="618069B9" w14:textId="4F0DCB29" w:rsidR="00922ACE" w:rsidRPr="008E5110" w:rsidRDefault="008F6CFF" w:rsidP="00A95BEE">
      <w:pPr>
        <w:pStyle w:val="NormalText"/>
        <w:numPr>
          <w:ilvl w:val="0"/>
          <w:numId w:val="23"/>
        </w:numPr>
      </w:pPr>
      <w:r w:rsidRPr="008E5110">
        <w:t>“</w:t>
      </w:r>
      <w:proofErr w:type="spellStart"/>
      <w:r w:rsidR="00922ACE" w:rsidRPr="008E5110">
        <w:rPr>
          <w:rStyle w:val="SubtitleChar"/>
          <w:rFonts w:ascii="Times New Roman" w:hAnsi="Times New Roman" w:cs="Times New Roman"/>
        </w:rPr>
        <w:t>UpdateClientState</w:t>
      </w:r>
      <w:proofErr w:type="spellEnd"/>
      <w:r w:rsidRPr="008E5110">
        <w:t xml:space="preserve">” – Issued to notify the client that </w:t>
      </w:r>
      <w:r w:rsidR="008E5110" w:rsidRPr="008E5110">
        <w:t>its</w:t>
      </w:r>
      <w:r w:rsidRPr="008E5110">
        <w:t xml:space="preserve"> state has changed. </w:t>
      </w:r>
      <w:proofErr w:type="gramStart"/>
      <w:ins w:id="85" w:author="Barbara Karpowicz" w:date="2022-01-26T19:14:00Z">
        <w:r w:rsidR="008D1718">
          <w:t>It</w:t>
        </w:r>
        <w:proofErr w:type="gramEnd"/>
        <w:r w:rsidR="008D1718">
          <w:t xml:space="preserve"> h</w:t>
        </w:r>
      </w:ins>
      <w:del w:id="86" w:author="Barbara Karpowicz" w:date="2022-01-26T19:14:00Z">
        <w:r w:rsidRPr="008E5110" w:rsidDel="008D1718">
          <w:delText>H</w:delText>
        </w:r>
      </w:del>
      <w:r w:rsidRPr="008E5110">
        <w:t>as a single parameter of type “</w:t>
      </w:r>
      <w:proofErr w:type="spellStart"/>
      <w:r w:rsidRPr="008E5110">
        <w:rPr>
          <w:rStyle w:val="SubtitleChar"/>
          <w:rFonts w:ascii="Times New Roman" w:hAnsi="Times New Roman" w:cs="Times New Roman"/>
        </w:rPr>
        <w:t>ClientState</w:t>
      </w:r>
      <w:proofErr w:type="spellEnd"/>
      <w:r w:rsidRPr="008E5110">
        <w:t xml:space="preserve">” that will be described </w:t>
      </w:r>
      <w:ins w:id="87" w:author="Barbara Karpowicz" w:date="2022-01-26T19:15:00Z">
        <w:r w:rsidR="008D1718">
          <w:t>below</w:t>
        </w:r>
      </w:ins>
      <w:del w:id="88" w:author="Barbara Karpowicz" w:date="2022-01-26T19:15:00Z">
        <w:r w:rsidRPr="008E5110" w:rsidDel="008D1718">
          <w:delText>l</w:delText>
        </w:r>
      </w:del>
      <w:del w:id="89" w:author="Barbara Karpowicz" w:date="2022-01-26T19:14:00Z">
        <w:r w:rsidRPr="008E5110" w:rsidDel="008D1718">
          <w:delText>ower</w:delText>
        </w:r>
      </w:del>
      <w:r w:rsidRPr="008E5110">
        <w:t>.</w:t>
      </w:r>
    </w:p>
    <w:p w14:paraId="6A1B05B1" w14:textId="0978F730" w:rsidR="00922ACE" w:rsidRPr="008E5110" w:rsidRDefault="008F6CFF" w:rsidP="00A95BEE">
      <w:pPr>
        <w:pStyle w:val="NormalText"/>
        <w:numPr>
          <w:ilvl w:val="0"/>
          <w:numId w:val="23"/>
        </w:numPr>
      </w:pPr>
      <w:r w:rsidRPr="008E5110">
        <w:lastRenderedPageBreak/>
        <w:t>“</w:t>
      </w:r>
      <w:proofErr w:type="spellStart"/>
      <w:r w:rsidR="00922ACE" w:rsidRPr="008E5110">
        <w:rPr>
          <w:rStyle w:val="SubtitleChar"/>
          <w:rFonts w:ascii="Times New Roman" w:hAnsi="Times New Roman" w:cs="Times New Roman"/>
        </w:rPr>
        <w:t>UpdateBoardState</w:t>
      </w:r>
      <w:proofErr w:type="spellEnd"/>
      <w:r w:rsidRPr="008E5110">
        <w:t>” – Called when there’s an active game the client is participating in to notify that the state of the board has changed. Has a single parameter of type “</w:t>
      </w:r>
      <w:proofErr w:type="spellStart"/>
      <w:r w:rsidRPr="008E5110">
        <w:rPr>
          <w:rStyle w:val="SubtitleChar"/>
          <w:rFonts w:ascii="Times New Roman" w:hAnsi="Times New Roman" w:cs="Times New Roman"/>
        </w:rPr>
        <w:t>BoardState</w:t>
      </w:r>
      <w:proofErr w:type="spellEnd"/>
      <w:r w:rsidRPr="008E5110">
        <w:t>” that was described in section 4.1.</w:t>
      </w:r>
    </w:p>
    <w:p w14:paraId="2BC08369" w14:textId="77777777" w:rsidR="00C23BFE" w:rsidRPr="008E5110" w:rsidRDefault="00C23BFE" w:rsidP="00A95BEE">
      <w:pPr>
        <w:pStyle w:val="NormalText"/>
        <w:rPr>
          <w:rFonts w:eastAsiaTheme="minorEastAsia"/>
        </w:rPr>
      </w:pPr>
      <w:r w:rsidRPr="008E5110">
        <w:t>The “</w:t>
      </w:r>
      <w:r w:rsidRPr="008E5110">
        <w:rPr>
          <w:rStyle w:val="SubtitleChar"/>
          <w:rFonts w:ascii="Times New Roman" w:hAnsi="Times New Roman" w:cs="Times New Roman"/>
        </w:rPr>
        <w:t>Move</w:t>
      </w:r>
      <w:r w:rsidRPr="008E5110">
        <w:rPr>
          <w:rFonts w:eastAsiaTheme="minorEastAsia"/>
        </w:rPr>
        <w:t>” class defines a data structure to represent a single move. It has the following fields:</w:t>
      </w:r>
    </w:p>
    <w:p w14:paraId="157ACA8C" w14:textId="0F9407C1" w:rsidR="00C23BFE" w:rsidRPr="008E5110" w:rsidRDefault="00C23BFE" w:rsidP="00A95BEE">
      <w:pPr>
        <w:pStyle w:val="NormalText"/>
        <w:numPr>
          <w:ilvl w:val="0"/>
          <w:numId w:val="24"/>
        </w:numPr>
      </w:pPr>
      <w:r w:rsidRPr="008E5110">
        <w:t>“Player” – of type Player (</w:t>
      </w:r>
      <w:proofErr w:type="spellStart"/>
      <w:r w:rsidRPr="008E5110">
        <w:t>enum</w:t>
      </w:r>
      <w:proofErr w:type="spellEnd"/>
      <w:r w:rsidRPr="008E5110">
        <w:t>). Either Red or Blue player that made the move.</w:t>
      </w:r>
    </w:p>
    <w:p w14:paraId="3CFA20EC" w14:textId="22D80D2A" w:rsidR="00C23BFE" w:rsidRPr="008E5110" w:rsidRDefault="00C23BFE" w:rsidP="00A95BEE">
      <w:pPr>
        <w:pStyle w:val="NormalText"/>
        <w:numPr>
          <w:ilvl w:val="0"/>
          <w:numId w:val="24"/>
        </w:numPr>
      </w:pPr>
      <w:r w:rsidRPr="008E5110">
        <w:t>“Row” – the row index of the placed unit.</w:t>
      </w:r>
    </w:p>
    <w:p w14:paraId="557DCE70" w14:textId="227D92ED" w:rsidR="00C23BFE" w:rsidRPr="008E5110" w:rsidRDefault="00C23BFE" w:rsidP="00A95BEE">
      <w:pPr>
        <w:pStyle w:val="NormalText"/>
        <w:numPr>
          <w:ilvl w:val="0"/>
          <w:numId w:val="24"/>
        </w:numPr>
      </w:pPr>
      <w:r w:rsidRPr="008E5110">
        <w:t>“Col” – the column index of the placed unit.</w:t>
      </w:r>
    </w:p>
    <w:p w14:paraId="467A635E" w14:textId="19B248BB" w:rsidR="00C23BFE" w:rsidRPr="008E5110" w:rsidRDefault="00C23BFE" w:rsidP="00A95BEE">
      <w:pPr>
        <w:pStyle w:val="NormalText"/>
      </w:pPr>
      <w:r w:rsidRPr="008E5110">
        <w:t>The “</w:t>
      </w:r>
      <w:proofErr w:type="spellStart"/>
      <w:r w:rsidRPr="008E5110">
        <w:t>ClientState</w:t>
      </w:r>
      <w:proofErr w:type="spellEnd"/>
      <w:r w:rsidRPr="008E5110">
        <w:t>” class defines a data structure that represents a state of a particular client as seen by the server. It has the following fields:</w:t>
      </w:r>
    </w:p>
    <w:p w14:paraId="679CEC59" w14:textId="7D97F5CD" w:rsidR="00C23BFE" w:rsidRPr="008E5110" w:rsidRDefault="00C23BFE" w:rsidP="00A95BEE">
      <w:pPr>
        <w:pStyle w:val="NormalText"/>
        <w:numPr>
          <w:ilvl w:val="0"/>
          <w:numId w:val="25"/>
        </w:numPr>
      </w:pPr>
      <w:r w:rsidRPr="008E5110">
        <w:t>“State” – enumeration of type “</w:t>
      </w:r>
      <w:proofErr w:type="spellStart"/>
      <w:r w:rsidRPr="008E5110">
        <w:t>StateEnum</w:t>
      </w:r>
      <w:proofErr w:type="spellEnd"/>
      <w:r w:rsidRPr="008E5110">
        <w:t>”. Represents the current state of the client as well as defines what fields will be present in “</w:t>
      </w:r>
      <w:proofErr w:type="spellStart"/>
      <w:r w:rsidRPr="008E5110">
        <w:t>ClientState</w:t>
      </w:r>
      <w:proofErr w:type="spellEnd"/>
      <w:r w:rsidRPr="008E5110">
        <w:t>” object.</w:t>
      </w:r>
    </w:p>
    <w:p w14:paraId="49BDA5F8" w14:textId="0E78942C" w:rsidR="00C23BFE" w:rsidRPr="008E5110" w:rsidRDefault="00C23BFE" w:rsidP="00A95BEE">
      <w:pPr>
        <w:pStyle w:val="NormalText"/>
        <w:numPr>
          <w:ilvl w:val="0"/>
          <w:numId w:val="25"/>
        </w:numPr>
      </w:pPr>
      <w:r w:rsidRPr="008E5110">
        <w:t>“Player1Name” – string, name of the first player.</w:t>
      </w:r>
      <w:r w:rsidR="006835F5" w:rsidRPr="008E5110">
        <w:t xml:space="preserve"> Only present when State is “Playing”.</w:t>
      </w:r>
    </w:p>
    <w:p w14:paraId="2449743D" w14:textId="77777777" w:rsidR="006835F5" w:rsidRPr="008E5110" w:rsidRDefault="00C23BFE" w:rsidP="00A95BEE">
      <w:pPr>
        <w:pStyle w:val="NormalText"/>
        <w:numPr>
          <w:ilvl w:val="0"/>
          <w:numId w:val="25"/>
        </w:numPr>
      </w:pPr>
      <w:r w:rsidRPr="008E5110">
        <w:t>“Player2Name” – string, name of the second</w:t>
      </w:r>
      <w:r w:rsidR="006835F5" w:rsidRPr="008E5110">
        <w:t xml:space="preserve"> player. Only present when State is “Playing”.</w:t>
      </w:r>
    </w:p>
    <w:p w14:paraId="66AACA1F" w14:textId="39C6055C" w:rsidR="00C23BFE" w:rsidRPr="008E5110" w:rsidRDefault="006835F5" w:rsidP="00A95BEE">
      <w:pPr>
        <w:pStyle w:val="NormalText"/>
        <w:numPr>
          <w:ilvl w:val="0"/>
          <w:numId w:val="25"/>
        </w:numPr>
      </w:pPr>
      <w:r w:rsidRPr="008E5110">
        <w:t>“Winner” – type “Player” (</w:t>
      </w:r>
      <w:proofErr w:type="spellStart"/>
      <w:r w:rsidRPr="008E5110">
        <w:t>enum</w:t>
      </w:r>
      <w:proofErr w:type="spellEnd"/>
      <w:r w:rsidRPr="008E5110">
        <w:t>). Describes the winner of the finished game. Only present when State is “</w:t>
      </w:r>
      <w:proofErr w:type="spellStart"/>
      <w:r w:rsidRPr="008E5110">
        <w:t>GameOver</w:t>
      </w:r>
      <w:proofErr w:type="spellEnd"/>
      <w:r w:rsidRPr="008E5110">
        <w:t>”.</w:t>
      </w:r>
    </w:p>
    <w:p w14:paraId="7C8FE6DB" w14:textId="77777777" w:rsidR="00D9265F" w:rsidRPr="008E5110" w:rsidRDefault="00D9265F" w:rsidP="00A95BEE">
      <w:pPr>
        <w:pStyle w:val="NormalText"/>
      </w:pPr>
      <w:r w:rsidRPr="008E5110">
        <w:t>The “</w:t>
      </w:r>
      <w:proofErr w:type="spellStart"/>
      <w:r w:rsidRPr="008E5110">
        <w:t>StateEnum</w:t>
      </w:r>
      <w:proofErr w:type="spellEnd"/>
      <w:r w:rsidRPr="008E5110">
        <w:t>” can have following values:</w:t>
      </w:r>
    </w:p>
    <w:p w14:paraId="075364CB" w14:textId="015C1189" w:rsidR="00D9265F" w:rsidRPr="008E5110" w:rsidRDefault="00D9265F" w:rsidP="00A95BEE">
      <w:pPr>
        <w:pStyle w:val="NormalText"/>
        <w:numPr>
          <w:ilvl w:val="0"/>
          <w:numId w:val="26"/>
        </w:numPr>
      </w:pPr>
      <w:r w:rsidRPr="008E5110">
        <w:t>“None” – initial state when client has just connected to the server.</w:t>
      </w:r>
    </w:p>
    <w:p w14:paraId="2873B6E3" w14:textId="780417F4" w:rsidR="00D9265F" w:rsidRPr="008E5110" w:rsidRDefault="00D9265F" w:rsidP="00A95BEE">
      <w:pPr>
        <w:pStyle w:val="NormalText"/>
        <w:numPr>
          <w:ilvl w:val="0"/>
          <w:numId w:val="26"/>
        </w:numPr>
      </w:pPr>
      <w:r w:rsidRPr="008E5110">
        <w:t xml:space="preserve">“Matchmaking” – set when the client enters the </w:t>
      </w:r>
      <w:proofErr w:type="spellStart"/>
      <w:r w:rsidRPr="008E5110">
        <w:t>mathmaking</w:t>
      </w:r>
      <w:proofErr w:type="spellEnd"/>
      <w:r w:rsidRPr="008E5110">
        <w:t xml:space="preserve"> queue.</w:t>
      </w:r>
    </w:p>
    <w:p w14:paraId="337C9BB7" w14:textId="10CDE14A" w:rsidR="00D9265F" w:rsidRPr="008E5110" w:rsidRDefault="00D9265F" w:rsidP="00A95BEE">
      <w:pPr>
        <w:pStyle w:val="NormalText"/>
        <w:numPr>
          <w:ilvl w:val="0"/>
          <w:numId w:val="26"/>
        </w:numPr>
      </w:pPr>
      <w:r w:rsidRPr="008E5110">
        <w:t>“Playing” – set when there’s an active game.</w:t>
      </w:r>
    </w:p>
    <w:p w14:paraId="544C3BB5" w14:textId="573E5064" w:rsidR="006835F5" w:rsidRPr="008E5110" w:rsidRDefault="00D9265F" w:rsidP="00A95BEE">
      <w:pPr>
        <w:pStyle w:val="NormalText"/>
        <w:numPr>
          <w:ilvl w:val="0"/>
          <w:numId w:val="26"/>
        </w:numPr>
      </w:pPr>
      <w:r w:rsidRPr="008E5110">
        <w:t>“</w:t>
      </w:r>
      <w:proofErr w:type="spellStart"/>
      <w:r w:rsidRPr="008E5110">
        <w:t>GameOver</w:t>
      </w:r>
      <w:proofErr w:type="spellEnd"/>
      <w:r w:rsidRPr="008E5110">
        <w:t xml:space="preserve">” – set after the game has </w:t>
      </w:r>
      <w:r w:rsidR="00F53676" w:rsidRPr="008E5110">
        <w:t>completed</w:t>
      </w:r>
      <w:r w:rsidRPr="008E5110">
        <w:t>.</w:t>
      </w:r>
    </w:p>
    <w:p w14:paraId="590485D4" w14:textId="5433CFE7" w:rsidR="00BC4444" w:rsidRPr="002003A2" w:rsidRDefault="00C16ADF" w:rsidP="0045762E">
      <w:pPr>
        <w:pStyle w:val="Heading3"/>
        <w:spacing w:line="276" w:lineRule="auto"/>
        <w:rPr>
          <w:lang w:val="en-GB"/>
        </w:rPr>
      </w:pPr>
      <w:bookmarkStart w:id="90" w:name="_Toc93849311"/>
      <w:r w:rsidRPr="002003A2">
        <w:rPr>
          <w:lang w:val="en-GB"/>
        </w:rPr>
        <w:t>Connection</w:t>
      </w:r>
      <w:r w:rsidR="00445723" w:rsidRPr="002003A2">
        <w:rPr>
          <w:lang w:val="en-GB"/>
        </w:rPr>
        <w:t xml:space="preserve"> flow</w:t>
      </w:r>
      <w:bookmarkEnd w:id="90"/>
    </w:p>
    <w:p w14:paraId="261725C8" w14:textId="49520F77" w:rsidR="00C16ADF" w:rsidRPr="008079B0" w:rsidRDefault="00C16ADF" w:rsidP="00A95BEE">
      <w:pPr>
        <w:pStyle w:val="NormalText"/>
      </w:pPr>
      <w:r w:rsidRPr="008079B0">
        <w:t xml:space="preserve">The message flow from </w:t>
      </w:r>
      <w:r w:rsidR="001F5F43" w:rsidRPr="008079B0">
        <w:t xml:space="preserve">connection to the game start is shown on the Figure </w:t>
      </w:r>
      <w:r w:rsidR="003F3EE1" w:rsidRPr="008079B0">
        <w:t>20</w:t>
      </w:r>
      <w:r w:rsidR="001F5F43" w:rsidRPr="008079B0">
        <w:t>. In the scenario below the red player connects first, joins matchmaking and then waits for the blue player. When blue player joins, the game commences.</w:t>
      </w:r>
      <w:r w:rsidRPr="008079B0">
        <w:t xml:space="preserve"> </w:t>
      </w:r>
    </w:p>
    <w:p w14:paraId="2B10F94F" w14:textId="3B2FB9DC" w:rsidR="003154D9" w:rsidRPr="008079B0" w:rsidRDefault="001F5F43" w:rsidP="00A95BEE">
      <w:pPr>
        <w:pStyle w:val="NormalText"/>
      </w:pPr>
      <w:r w:rsidRPr="008079B0">
        <w:t xml:space="preserve">Upon connecting to the </w:t>
      </w:r>
      <w:proofErr w:type="spellStart"/>
      <w:r w:rsidRPr="008079B0">
        <w:t>websocket</w:t>
      </w:r>
      <w:proofErr w:type="spellEnd"/>
      <w:r w:rsidRPr="008079B0">
        <w:t xml:space="preserve"> endpoint, the red player receives “</w:t>
      </w:r>
      <w:proofErr w:type="spellStart"/>
      <w:r w:rsidRPr="008079B0">
        <w:t>ClientStateUpdate</w:t>
      </w:r>
      <w:proofErr w:type="spellEnd"/>
      <w:r w:rsidRPr="008079B0">
        <w:t xml:space="preserve">” message with the state “None”, which is the initial state for the newly connected </w:t>
      </w:r>
      <w:r w:rsidR="009B3933" w:rsidRPr="008079B0">
        <w:t xml:space="preserve">as shown on the Figure </w:t>
      </w:r>
      <w:r w:rsidR="003F3EE1" w:rsidRPr="008079B0">
        <w:t>20</w:t>
      </w:r>
      <w:r w:rsidR="009B3933" w:rsidRPr="008079B0">
        <w:t>. After connection</w:t>
      </w:r>
      <w:r w:rsidR="00824995" w:rsidRPr="008079B0">
        <w:t>,</w:t>
      </w:r>
      <w:r w:rsidR="009B3933" w:rsidRPr="008079B0">
        <w:t xml:space="preserve"> the client requests to join the matchmaking queue</w:t>
      </w:r>
      <w:r w:rsidR="00824995" w:rsidRPr="008079B0">
        <w:t xml:space="preserve"> and</w:t>
      </w:r>
      <w:del w:id="91" w:author="Barbara Karpowicz" w:date="2022-01-26T19:15:00Z">
        <w:r w:rsidR="00824995" w:rsidRPr="008079B0" w:rsidDel="008D1718">
          <w:delText xml:space="preserve"> </w:delText>
        </w:r>
        <w:r w:rsidR="009B3933" w:rsidRPr="008079B0" w:rsidDel="008D1718">
          <w:delText>also</w:delText>
        </w:r>
      </w:del>
      <w:r w:rsidR="009B3933" w:rsidRPr="008079B0">
        <w:t xml:space="preserve"> </w:t>
      </w:r>
      <w:r w:rsidR="00824995" w:rsidRPr="008079B0">
        <w:t xml:space="preserve">provides </w:t>
      </w:r>
      <w:r w:rsidR="009B3933" w:rsidRPr="008079B0">
        <w:lastRenderedPageBreak/>
        <w:t xml:space="preserve">the </w:t>
      </w:r>
      <w:r w:rsidR="00824995" w:rsidRPr="008079B0">
        <w:t xml:space="preserve">display </w:t>
      </w:r>
      <w:r w:rsidR="009B3933" w:rsidRPr="008079B0">
        <w:t xml:space="preserve">name of the player, which was previously entered by the user. </w:t>
      </w:r>
      <w:r w:rsidR="00824995" w:rsidRPr="008079B0">
        <w:t>The server updates the state and marks the player as waiting for the match. Corresponding “</w:t>
      </w:r>
      <w:proofErr w:type="spellStart"/>
      <w:r w:rsidR="00824995" w:rsidRPr="008079B0">
        <w:t>UpdateClientState</w:t>
      </w:r>
      <w:proofErr w:type="spellEnd"/>
      <w:r w:rsidR="00824995" w:rsidRPr="008079B0">
        <w:t>” message is also sent with “Matchmaking” state.</w:t>
      </w:r>
      <w:r w:rsidR="003154D9" w:rsidRPr="008079B0">
        <w:t xml:space="preserve"> </w:t>
      </w:r>
      <w:r w:rsidR="00096C5E" w:rsidRPr="008079B0">
        <w:rPr>
          <w:noProof/>
        </w:rPr>
        <mc:AlternateContent>
          <mc:Choice Requires="wps">
            <w:drawing>
              <wp:anchor distT="0" distB="0" distL="114300" distR="114300" simplePos="0" relativeHeight="251718656" behindDoc="0" locked="0" layoutInCell="1" allowOverlap="1" wp14:anchorId="11F3CE55" wp14:editId="32E62FDE">
                <wp:simplePos x="0" y="0"/>
                <wp:positionH relativeFrom="column">
                  <wp:posOffset>-18415</wp:posOffset>
                </wp:positionH>
                <wp:positionV relativeFrom="paragraph">
                  <wp:posOffset>5652135</wp:posOffset>
                </wp:positionV>
                <wp:extent cx="5760720" cy="635"/>
                <wp:effectExtent l="0" t="0" r="5080" b="12065"/>
                <wp:wrapTopAndBottom/>
                <wp:docPr id="43" name="Text Box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54AD71" w14:textId="653BF739" w:rsidR="00096C5E" w:rsidRPr="00950DF4" w:rsidRDefault="00096C5E" w:rsidP="00096C5E">
                            <w:pPr>
                              <w:pStyle w:val="Caption"/>
                              <w:rPr>
                                <w:lang w:val="en-GB"/>
                              </w:rPr>
                            </w:pPr>
                            <w:r>
                              <w:t xml:space="preserve">Figure </w:t>
                            </w:r>
                            <w:fldSimple w:instr=" SEQ Figure \* ARABIC ">
                              <w:r w:rsidR="00405021">
                                <w:rPr>
                                  <w:noProof/>
                                </w:rPr>
                                <w:t>20</w:t>
                              </w:r>
                            </w:fldSimple>
                            <w:r w:rsidRPr="00CC0280">
                              <w:t>. Connection and matchmaking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3CE55" id="Text Box 43" o:spid="_x0000_s1043" type="#_x0000_t202" style="position:absolute;left:0;text-align:left;margin-left:-1.45pt;margin-top:445.05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" stroked="f">
                <v:textbox style="mso-fit-shape-to-text:t" inset="0,0,0,0">
                  <w:txbxContent>
                    <w:p w14:paraId="4E54AD71" w14:textId="653BF739" w:rsidR="00096C5E" w:rsidRPr="00950DF4" w:rsidRDefault="00096C5E" w:rsidP="00096C5E">
                      <w:pPr>
                        <w:pStyle w:val="Caption"/>
                        <w:rPr>
                          <w:lang w:val="en-GB"/>
                        </w:rPr>
                      </w:pPr>
                      <w:r>
                        <w:t xml:space="preserve">Figure </w:t>
                      </w:r>
                      <w:r w:rsidR="009F1041">
                        <w:fldChar w:fldCharType="begin"/>
                      </w:r>
                      <w:r w:rsidR="009F1041">
                        <w:instrText xml:space="preserve"> SEQ Figure \* ARABIC </w:instrText>
                      </w:r>
                      <w:r w:rsidR="009F1041">
                        <w:fldChar w:fldCharType="separate"/>
                      </w:r>
                      <w:r w:rsidR="00405021">
                        <w:rPr>
                          <w:noProof/>
                        </w:rPr>
                        <w:t>20</w:t>
                      </w:r>
                      <w:r w:rsidR="009F1041">
                        <w:rPr>
                          <w:noProof/>
                        </w:rPr>
                        <w:fldChar w:fldCharType="end"/>
                      </w:r>
                      <w:r w:rsidRPr="00CC0280">
                        <w:t>. Connection and matchmaking sequence diagram.</w:t>
                      </w:r>
                    </w:p>
                  </w:txbxContent>
                </v:textbox>
                <w10:wrap type="topAndBottom"/>
              </v:shape>
            </w:pict>
          </mc:Fallback>
        </mc:AlternateContent>
      </w:r>
      <w:r w:rsidR="00096C5E" w:rsidRPr="008079B0">
        <w:rPr>
          <w:noProof/>
        </w:rPr>
        <w:drawing>
          <wp:anchor distT="0" distB="0" distL="114300" distR="114300" simplePos="0" relativeHeight="251672576" behindDoc="0" locked="0" layoutInCell="1" allowOverlap="1" wp14:anchorId="77E896E7" wp14:editId="4639CE25">
            <wp:simplePos x="0" y="0"/>
            <wp:positionH relativeFrom="column">
              <wp:posOffset>-18415</wp:posOffset>
            </wp:positionH>
            <wp:positionV relativeFrom="paragraph">
              <wp:posOffset>1216385</wp:posOffset>
            </wp:positionV>
            <wp:extent cx="5760720" cy="43789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14:sizeRelH relativeFrom="page">
              <wp14:pctWidth>0</wp14:pctWidth>
            </wp14:sizeRelH>
            <wp14:sizeRelV relativeFrom="page">
              <wp14:pctHeight>0</wp14:pctHeight>
            </wp14:sizeRelV>
          </wp:anchor>
        </w:drawing>
      </w:r>
      <w:r w:rsidR="003154D9" w:rsidRPr="008079B0">
        <w:t>At this point a message is shown to the player that a server is looking for an opponent.</w:t>
      </w:r>
    </w:p>
    <w:p w14:paraId="2185B92C" w14:textId="2460E8C7" w:rsidR="003154D9" w:rsidRPr="008079B0" w:rsidRDefault="003154D9" w:rsidP="00A95BEE">
      <w:pPr>
        <w:pStyle w:val="NormalText"/>
      </w:pPr>
      <w:r w:rsidRPr="008079B0">
        <w:t xml:space="preserve">Once the blue player goes through the same flow and joins matchmaking, the server can pair them together. A game entity is created on the server, linking </w:t>
      </w:r>
      <w:proofErr w:type="gramStart"/>
      <w:r w:rsidRPr="008079B0">
        <w:t>both of the players</w:t>
      </w:r>
      <w:proofErr w:type="gramEnd"/>
      <w:r w:rsidRPr="008079B0">
        <w:t>. Players are also taken out of the matchmaking queue. Both players will receive “</w:t>
      </w:r>
      <w:proofErr w:type="spellStart"/>
      <w:r w:rsidRPr="008079B0">
        <w:t>UpdateClientState</w:t>
      </w:r>
      <w:proofErr w:type="spellEnd"/>
      <w:r w:rsidRPr="008079B0">
        <w:t>” message with “Playing” state. This signals the game client to display the game board.</w:t>
      </w:r>
    </w:p>
    <w:p w14:paraId="1491726D" w14:textId="1200093E" w:rsidR="003154D9" w:rsidRPr="008079B0" w:rsidRDefault="003154D9" w:rsidP="00A95BEE">
      <w:pPr>
        <w:pStyle w:val="NormalText"/>
      </w:pPr>
      <w:r w:rsidRPr="008079B0">
        <w:t>Server will also bootstrap an empty board state with initial configuration. Following that, “</w:t>
      </w:r>
      <w:proofErr w:type="spellStart"/>
      <w:r w:rsidRPr="008079B0">
        <w:t>UpdateBoardState</w:t>
      </w:r>
      <w:proofErr w:type="spellEnd"/>
      <w:r w:rsidRPr="008079B0">
        <w:t>”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67B6E288" w14:textId="132F3337" w:rsidR="00BE7350" w:rsidRPr="008079B0" w:rsidRDefault="003154D9" w:rsidP="00A95BEE">
      <w:pPr>
        <w:pStyle w:val="NormalText"/>
      </w:pPr>
      <w:r w:rsidRPr="008079B0">
        <w:t xml:space="preserve">At this point </w:t>
      </w:r>
      <w:proofErr w:type="gramStart"/>
      <w:r w:rsidRPr="008079B0">
        <w:t>both of the players</w:t>
      </w:r>
      <w:proofErr w:type="gramEnd"/>
      <w:r w:rsidRPr="008079B0">
        <w:t xml:space="preserve"> are ready to play the game, the process of which is described, in-detail in the next section.</w:t>
      </w:r>
    </w:p>
    <w:p w14:paraId="614CC3E8" w14:textId="7291FF36" w:rsidR="00BC4444" w:rsidRPr="002003A2" w:rsidRDefault="003154D9" w:rsidP="0045762E">
      <w:pPr>
        <w:pStyle w:val="Heading3"/>
        <w:spacing w:line="276" w:lineRule="auto"/>
        <w:rPr>
          <w:lang w:val="en-GB"/>
        </w:rPr>
      </w:pPr>
      <w:bookmarkStart w:id="92" w:name="_Toc93849312"/>
      <w:r w:rsidRPr="002003A2">
        <w:rPr>
          <w:lang w:val="en-GB"/>
        </w:rPr>
        <w:lastRenderedPageBreak/>
        <w:t>Game flow</w:t>
      </w:r>
      <w:bookmarkEnd w:id="92"/>
    </w:p>
    <w:p w14:paraId="65F8A071" w14:textId="25AA99EC" w:rsidR="00567110" w:rsidRPr="00E642DA" w:rsidRDefault="00567110" w:rsidP="00A95BEE">
      <w:pPr>
        <w:pStyle w:val="NormalText"/>
      </w:pPr>
      <w:r w:rsidRPr="00E642DA">
        <w:t xml:space="preserve">Once the initial connection flow has finished, players can begin playing the game. The full sequence diagram of the flow is available on the Figure </w:t>
      </w:r>
      <w:r w:rsidR="003F3EE1" w:rsidRPr="00E642DA">
        <w:t>21</w:t>
      </w:r>
      <w:r w:rsidRPr="00E642DA">
        <w:t>.</w:t>
      </w:r>
    </w:p>
    <w:p w14:paraId="311306B3" w14:textId="2223EB51" w:rsidR="00F86CCB" w:rsidRPr="00E642DA" w:rsidRDefault="003F3EE1" w:rsidP="00A95BEE">
      <w:pPr>
        <w:pStyle w:val="NormalText"/>
      </w:pPr>
      <w:r w:rsidRPr="00E642DA">
        <w:rPr>
          <w:noProof/>
        </w:rPr>
        <mc:AlternateContent>
          <mc:Choice Requires="wps">
            <w:drawing>
              <wp:anchor distT="0" distB="0" distL="114300" distR="114300" simplePos="0" relativeHeight="251720704" behindDoc="0" locked="0" layoutInCell="1" allowOverlap="1" wp14:anchorId="73C3B1B4" wp14:editId="338A23F0">
                <wp:simplePos x="0" y="0"/>
                <wp:positionH relativeFrom="column">
                  <wp:posOffset>19050</wp:posOffset>
                </wp:positionH>
                <wp:positionV relativeFrom="paragraph">
                  <wp:posOffset>6790200</wp:posOffset>
                </wp:positionV>
                <wp:extent cx="5760720" cy="635"/>
                <wp:effectExtent l="0" t="0" r="5080" b="12065"/>
                <wp:wrapTopAndBottom/>
                <wp:docPr id="44" name="Text Box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E96BC5" w14:textId="28E8901A" w:rsidR="00B81EF4" w:rsidRPr="00A50F7E" w:rsidRDefault="00B81EF4" w:rsidP="00B81EF4">
                            <w:pPr>
                              <w:pStyle w:val="Caption"/>
                              <w:rPr>
                                <w:noProof/>
                                <w:lang w:val="en-GB"/>
                              </w:rPr>
                            </w:pPr>
                            <w:r>
                              <w:t xml:space="preserve">Figure </w:t>
                            </w:r>
                            <w:fldSimple w:instr=" SEQ Figure \* ARABIC ">
                              <w:r w:rsidR="00405021">
                                <w:rPr>
                                  <w:noProof/>
                                </w:rPr>
                                <w:t>21</w:t>
                              </w:r>
                            </w:fldSimple>
                            <w:r w:rsidRPr="0016195B">
                              <w:t>. Game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3B1B4" id="Text Box 44" o:spid="_x0000_s1044" type="#_x0000_t202" style="position:absolute;left:0;text-align:left;margin-left:1.5pt;margin-top:534.65pt;width:453.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" stroked="f">
                <v:textbox style="mso-fit-shape-to-text:t" inset="0,0,0,0">
                  <w:txbxContent>
                    <w:p w14:paraId="23E96BC5" w14:textId="28E8901A" w:rsidR="00B81EF4" w:rsidRPr="00A50F7E" w:rsidRDefault="00B81EF4" w:rsidP="00B81EF4">
                      <w:pPr>
                        <w:pStyle w:val="Caption"/>
                        <w:rPr>
                          <w:noProof/>
                          <w:lang w:val="en-GB"/>
                        </w:rPr>
                      </w:pPr>
                      <w:r>
                        <w:t xml:space="preserve">Figure </w:t>
                      </w:r>
                      <w:r w:rsidR="009F1041">
                        <w:fldChar w:fldCharType="begin"/>
                      </w:r>
                      <w:r w:rsidR="009F1041">
                        <w:instrText xml:space="preserve"> SEQ Figure \* ARABIC </w:instrText>
                      </w:r>
                      <w:r w:rsidR="009F1041">
                        <w:fldChar w:fldCharType="separate"/>
                      </w:r>
                      <w:r w:rsidR="00405021">
                        <w:rPr>
                          <w:noProof/>
                        </w:rPr>
                        <w:t>21</w:t>
                      </w:r>
                      <w:r w:rsidR="009F1041">
                        <w:rPr>
                          <w:noProof/>
                        </w:rPr>
                        <w:fldChar w:fldCharType="end"/>
                      </w:r>
                      <w:r w:rsidRPr="0016195B">
                        <w:t>. Game sequence diagram.</w:t>
                      </w:r>
                    </w:p>
                  </w:txbxContent>
                </v:textbox>
                <w10:wrap type="topAndBottom"/>
              </v:shape>
            </w:pict>
          </mc:Fallback>
        </mc:AlternateContent>
      </w:r>
      <w:r w:rsidRPr="00E642DA">
        <w:rPr>
          <w:noProof/>
        </w:rPr>
        <w:drawing>
          <wp:anchor distT="0" distB="0" distL="114300" distR="114300" simplePos="0" relativeHeight="251671552" behindDoc="0" locked="0" layoutInCell="1" allowOverlap="1" wp14:anchorId="548F1686" wp14:editId="2EC3CCD8">
            <wp:simplePos x="0" y="0"/>
            <wp:positionH relativeFrom="column">
              <wp:posOffset>96169</wp:posOffset>
            </wp:positionH>
            <wp:positionV relativeFrom="paragraph">
              <wp:posOffset>1307465</wp:posOffset>
            </wp:positionV>
            <wp:extent cx="5760720" cy="5748020"/>
            <wp:effectExtent l="0" t="0" r="5080" b="5080"/>
            <wp:wrapTopAndBottom/>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14:sizeRelH relativeFrom="page">
              <wp14:pctWidth>0</wp14:pctWidth>
            </wp14:sizeRelH>
            <wp14:sizeRelV relativeFrom="page">
              <wp14:pctHeight>0</wp14:pctHeight>
            </wp14:sizeRelV>
          </wp:anchor>
        </w:drawing>
      </w:r>
      <w:r w:rsidR="00F86CCB" w:rsidRPr="00E642DA">
        <w:t>The main portion is players consecutively making moves on their turn. Red player goes first. As soon as the player clicks on the screen to make a move, an optimistic game update happens. Each player has a local clone of the game state, as well as the means to update it. This is important because if we’d delegate the update functionality entirely to the server, players would be exposed to network latency. That is, there would be a noticeable delay between player input and the events being reflected on the screen. This is solved by the game client making a local update first optimistically.</w:t>
      </w:r>
    </w:p>
    <w:p w14:paraId="25A51928" w14:textId="7CCF1D90" w:rsidR="003154D9" w:rsidRPr="00E642DA" w:rsidRDefault="00F86CCB" w:rsidP="00A95BEE">
      <w:pPr>
        <w:pStyle w:val="NormalText"/>
      </w:pPr>
      <w:r w:rsidRPr="00E642DA">
        <w:lastRenderedPageBreak/>
        <w:t>In general</w:t>
      </w:r>
      <w:ins w:id="93" w:author="Barbara Karpowicz" w:date="2022-01-26T19:16:00Z">
        <w:r w:rsidR="00117B8F">
          <w:t>,</w:t>
        </w:r>
      </w:ins>
      <w:r w:rsidRPr="00E642DA">
        <w:t xml:space="preserve"> this can be tricky in fast-paced games as the client has to guess how other players and entities on the scene would react, and then also reconcile the local guessed state with the update coming from the server. Achieving this in a way that doesn’t adversely impact the gameplay can be difficult. Luckily, this problem becomes easy in a turn-based game. Since only one player can move at a time, the client knows that any changes to the game state can only occur because of </w:t>
      </w:r>
      <w:r w:rsidR="001F6B74" w:rsidRPr="00E642DA">
        <w:t>its</w:t>
      </w:r>
      <w:r w:rsidRPr="00E642DA">
        <w:t xml:space="preserve"> own actions. Provided that the client follows the same state update algorithm as the server, </w:t>
      </w:r>
      <w:r w:rsidR="00D7660A" w:rsidRPr="00E642DA">
        <w:t>it should arrive at the same replica of the state, as the server processing the update.</w:t>
      </w:r>
      <w:r w:rsidR="00B81EF4" w:rsidRPr="00E642DA">
        <w:t xml:space="preserve"> </w:t>
      </w:r>
    </w:p>
    <w:p w14:paraId="44A432FF" w14:textId="6526E8DE" w:rsidR="006C476E" w:rsidRPr="00E642DA" w:rsidRDefault="006C476E" w:rsidP="00A95BEE">
      <w:pPr>
        <w:pStyle w:val="NormalText"/>
      </w:pPr>
      <w:r w:rsidRPr="00E642DA">
        <w:t>The client will serialize the move and send it over to the server in the “</w:t>
      </w:r>
      <w:proofErr w:type="spellStart"/>
      <w:r w:rsidRPr="00E642DA">
        <w:t>MakeMove</w:t>
      </w:r>
      <w:proofErr w:type="spellEnd"/>
      <w:r w:rsidRPr="00E642DA">
        <w:t xml:space="preserve">” call. Using the serialized move, the server will update </w:t>
      </w:r>
      <w:r w:rsidR="00E642DA" w:rsidRPr="00E642DA">
        <w:t>its</w:t>
      </w:r>
      <w:r w:rsidRPr="00E642DA">
        <w:t xml:space="preserve"> own local copy of the game state </w:t>
      </w:r>
      <w:r w:rsidR="00065869" w:rsidRPr="00E642DA">
        <w:t>and then notify both players that the state has updated via “</w:t>
      </w:r>
      <w:proofErr w:type="spellStart"/>
      <w:r w:rsidR="00065869" w:rsidRPr="00E642DA">
        <w:t>UpdateBoardState</w:t>
      </w:r>
      <w:proofErr w:type="spellEnd"/>
      <w:r w:rsidR="00065869" w:rsidRPr="00E642DA">
        <w:t>” call. Clients assume that the server is the source-of-truth for the state and will prefer the game state from the server over their own. Effectively, upon receiving “</w:t>
      </w:r>
      <w:proofErr w:type="spellStart"/>
      <w:r w:rsidR="00065869" w:rsidRPr="00E642DA">
        <w:t>UpdateBoardState</w:t>
      </w:r>
      <w:proofErr w:type="spellEnd"/>
      <w:r w:rsidR="00065869" w:rsidRPr="00E642DA">
        <w:t xml:space="preserve">” call, clients will deserialize the state and use it as </w:t>
      </w:r>
      <w:r w:rsidR="00A36458" w:rsidRPr="00E642DA">
        <w:t xml:space="preserve">the </w:t>
      </w:r>
      <w:r w:rsidR="00065869" w:rsidRPr="00E642DA">
        <w:t>new current state.</w:t>
      </w:r>
    </w:p>
    <w:p w14:paraId="0A273F10" w14:textId="40D40DD8" w:rsidR="009C2FB0" w:rsidRDefault="00A8747A" w:rsidP="00A95BEE">
      <w:pPr>
        <w:pStyle w:val="NormalText"/>
        <w:rPr>
          <w:sz w:val="22"/>
          <w:szCs w:val="22"/>
        </w:rPr>
      </w:pPr>
      <w:r w:rsidRPr="00E642DA">
        <w:t xml:space="preserve">Red and Blue players alternate making moves until </w:t>
      </w:r>
      <w:r w:rsidR="007E7556" w:rsidRPr="00E642DA">
        <w:t xml:space="preserve">one of the players decides that no more moves can improve their position. That player (let’s assume this is the </w:t>
      </w:r>
      <w:proofErr w:type="gramStart"/>
      <w:r w:rsidR="007E7556" w:rsidRPr="00E642DA">
        <w:t>Red</w:t>
      </w:r>
      <w:proofErr w:type="gramEnd"/>
      <w:r w:rsidR="007E7556" w:rsidRPr="00E642DA">
        <w:t xml:space="preserve"> player in this example) will press the “Finish game” button, firing the “</w:t>
      </w:r>
      <w:proofErr w:type="spellStart"/>
      <w:r w:rsidR="007E7556" w:rsidRPr="00E642DA">
        <w:t>FinishGame</w:t>
      </w:r>
      <w:proofErr w:type="spellEnd"/>
      <w:r w:rsidR="007E7556" w:rsidRPr="00E642DA">
        <w:t>” RPC call. This will set a flag in the state and now it will be the other player’s turn to do any number on consecutive moves to finish the game. The moves are made in the same manner as during the normal gameplay, with the exception that players don’t alternate making moves. After the Blue player is done, they also can click the “Finish game” button. When both players finish, a final state update is sent out that will be used to display the score. After that, an “</w:t>
      </w:r>
      <w:proofErr w:type="spellStart"/>
      <w:r w:rsidR="007E7556" w:rsidRPr="00E642DA">
        <w:t>UpdateClientState</w:t>
      </w:r>
      <w:proofErr w:type="spellEnd"/>
      <w:r w:rsidR="007E7556" w:rsidRPr="00E642DA">
        <w:t>” RPC is sent setting the state to “</w:t>
      </w:r>
      <w:proofErr w:type="spellStart"/>
      <w:r w:rsidR="007E7556" w:rsidRPr="00E642DA">
        <w:t>GameOver</w:t>
      </w:r>
      <w:proofErr w:type="spellEnd"/>
      <w:r w:rsidR="007E7556" w:rsidRPr="00E642DA">
        <w:t>”. This signals the client to display the game over screen showing the winner and the score.</w:t>
      </w:r>
    </w:p>
    <w:p w14:paraId="7316A31C" w14:textId="4F065632" w:rsidR="007E7AE9" w:rsidRPr="009C2FB0" w:rsidRDefault="009C2FB0" w:rsidP="009C2FB0">
      <w:pPr>
        <w:rPr>
          <w:sz w:val="22"/>
          <w:szCs w:val="22"/>
          <w:lang w:val="en-GB"/>
        </w:rPr>
      </w:pPr>
      <w:r>
        <w:rPr>
          <w:sz w:val="22"/>
          <w:szCs w:val="22"/>
          <w:lang w:val="en-GB"/>
        </w:rPr>
        <w:br w:type="page"/>
      </w:r>
    </w:p>
    <w:p w14:paraId="1EAB0B80" w14:textId="7BA82788" w:rsidR="007E7AE9" w:rsidRDefault="007E7AE9" w:rsidP="0045762E">
      <w:pPr>
        <w:pStyle w:val="Heading2"/>
        <w:spacing w:line="276" w:lineRule="auto"/>
        <w:rPr>
          <w:lang w:val="en-GB"/>
        </w:rPr>
      </w:pPr>
      <w:bookmarkStart w:id="94" w:name="_Toc93849313"/>
      <w:r w:rsidRPr="002003A2">
        <w:rPr>
          <w:lang w:val="en-GB"/>
        </w:rPr>
        <w:lastRenderedPageBreak/>
        <w:t>Conclusion</w:t>
      </w:r>
      <w:bookmarkEnd w:id="94"/>
    </w:p>
    <w:p w14:paraId="7D01772D" w14:textId="00200F90" w:rsidR="009C2FB0" w:rsidRPr="00F643FB" w:rsidRDefault="009C2FB0" w:rsidP="00A95BEE">
      <w:pPr>
        <w:pStyle w:val="NormalText"/>
      </w:pPr>
      <w:r w:rsidRPr="00F643FB">
        <w:t xml:space="preserve">As a result of this work, a turn-based game was created in the Unity engine with </w:t>
      </w:r>
      <w:ins w:id="95" w:author="Barbara Karpowicz" w:date="2022-01-26T19:17:00Z">
        <w:r w:rsidR="00117B8F">
          <w:t xml:space="preserve">a </w:t>
        </w:r>
      </w:ins>
      <w:r w:rsidRPr="00F643FB">
        <w:t>multiplayer support. A custom networking protocol was designed and engineered as an alternative to existing solutions. The implementation spanned from low level transport handling and session management to high level game logic. An abstraction was built around components not specific to the game displayed in this work. This allows them to be easily reused in different games if necessary.</w:t>
      </w:r>
    </w:p>
    <w:p w14:paraId="41451176" w14:textId="2366F338" w:rsidR="009C2FB0" w:rsidRPr="00F643FB" w:rsidRDefault="009C2FB0" w:rsidP="00A95BEE">
      <w:pPr>
        <w:pStyle w:val="NormalText"/>
      </w:pPr>
      <w:r w:rsidRPr="00F643FB">
        <w:t xml:space="preserve">The network protocol is based on </w:t>
      </w:r>
      <w:proofErr w:type="spellStart"/>
      <w:r w:rsidRPr="00F643FB">
        <w:t>WebSockets</w:t>
      </w:r>
      <w:proofErr w:type="spellEnd"/>
      <w:r w:rsidRPr="00F643FB">
        <w:t xml:space="preserve"> – one of the only real-time transport methods available on desktop platforms, phones, and web-browsers. Since </w:t>
      </w:r>
      <w:proofErr w:type="spellStart"/>
      <w:r w:rsidRPr="00F643FB">
        <w:t>WebSockets</w:t>
      </w:r>
      <w:proofErr w:type="spellEnd"/>
      <w:r w:rsidRPr="00F643FB">
        <w:t xml:space="preserve"> only provide a way to send and receive binary messages, an RPC and serialization components were developed. The resulting system, a WebSocket transport coupled with the RPC mechanism, provides simple, yet powerful abstraction for implementing multiplayer in video games.</w:t>
      </w:r>
    </w:p>
    <w:p w14:paraId="3F8D6ABC" w14:textId="1668CAF1" w:rsidR="009C2FB0" w:rsidRPr="00F643FB" w:rsidRDefault="009C2FB0" w:rsidP="00A95BEE">
      <w:pPr>
        <w:pStyle w:val="NormalText"/>
      </w:pPr>
      <w:r w:rsidRPr="00F643FB">
        <w:t>The network protocol implemented in this work is best used for slower paced turn-based games. Since it doesn’t integrate with the game-engine the way other solutions do, developers would be required to do extra work to connect the networking logic with the game-objects rendered on the screen. At the same time, lack of integration with the game engine comes at a benefit of the protocol being engine-agnostic. Meaning that the backend server can be built independent of Unity. This allows developers to be much more flexible in the backend architecture they choose, as well as allows them to build services that can handle much greater number of concurrent games on a single instance.</w:t>
      </w:r>
    </w:p>
    <w:p w14:paraId="0E41D018" w14:textId="0AC4EE5B" w:rsidR="009C2FB0" w:rsidRPr="00F643FB" w:rsidRDefault="009C2FB0" w:rsidP="00A95BEE">
      <w:pPr>
        <w:pStyle w:val="NormalText"/>
      </w:pPr>
      <w:r w:rsidRPr="00F643FB">
        <w:t>A special care was put to make the protocol work in Unity games compiled to WebGL. Even though code for the Unity engine is written in C# for the .NET platform, many practices and libraries that are used for native applications don’t work in Unity. One of those is package management, which is normally done using the NuGet package manager. This work shows that it is possible to use the same methods in Unity, although not trivially and one should not expect the same packages that work for native platforms to work in Unity. Finding substitutes for libraries that work in Unity and WebGL was a trial-and-error process. This work successfully tested WebSocket and JSON serialization libraries that work in both .NET Core environment and Unity for desktop (Mono) and WebGL builds.</w:t>
      </w:r>
    </w:p>
    <w:p w14:paraId="2949B58F" w14:textId="615BBFC5" w:rsidR="009C2FB0" w:rsidRPr="00F643FB" w:rsidRDefault="009C2FB0" w:rsidP="00A95BEE">
      <w:pPr>
        <w:pStyle w:val="NormalText"/>
      </w:pPr>
      <w:r w:rsidRPr="00F643FB">
        <w:t xml:space="preserve">Code sharing was another difficult aspect. Reusing code between the client </w:t>
      </w:r>
      <w:r w:rsidR="00F643FB" w:rsidRPr="00F643FB">
        <w:t>and the</w:t>
      </w:r>
      <w:r w:rsidRPr="00F643FB">
        <w:t xml:space="preserve"> server drastically decreases the amount of effort needed to develop an application, while eliminating the possibility of client and server logic diverging (since they are running the same code). Unfortunately</w:t>
      </w:r>
      <w:ins w:id="96" w:author="Barbara Karpowicz" w:date="2022-01-26T19:16:00Z">
        <w:r w:rsidR="00117B8F">
          <w:t>,</w:t>
        </w:r>
      </w:ins>
      <w:r w:rsidRPr="00F643FB">
        <w:t xml:space="preserve"> Unity does not provide a way to be easily integrated into a </w:t>
      </w:r>
      <w:proofErr w:type="spellStart"/>
      <w:r w:rsidRPr="00F643FB">
        <w:t>MSBuild</w:t>
      </w:r>
      <w:proofErr w:type="spellEnd"/>
      <w:r w:rsidRPr="00F643FB">
        <w:t xml:space="preserve"> based pipeline that’s common for .NET ecosystem. This work shows a possible solution for sharing a common module between Unity game and a tradition </w:t>
      </w:r>
      <w:proofErr w:type="spellStart"/>
      <w:r w:rsidRPr="00F643FB">
        <w:t>MSBuild</w:t>
      </w:r>
      <w:proofErr w:type="spellEnd"/>
      <w:r w:rsidRPr="00F643FB">
        <w:t xml:space="preserve"> solution. The method is not </w:t>
      </w:r>
      <w:r w:rsidRPr="00F643FB">
        <w:lastRenderedPageBreak/>
        <w:t>ideal since it works by compiling a subset of source files by two unrelated build toolchains. This forces programmer to write code in such a way which is compatible for both toolchains. Sometimes this is impossible and conditional compilation directives may be required.</w:t>
      </w:r>
    </w:p>
    <w:p w14:paraId="557F5EF5" w14:textId="07163352" w:rsidR="00395FD1" w:rsidRPr="00F643FB" w:rsidRDefault="003A3DA6" w:rsidP="00A95BEE">
      <w:pPr>
        <w:pStyle w:val="NormalText"/>
      </w:pPr>
      <w:r w:rsidRPr="00F643FB">
        <w:t>There are couple of further improvements that could be made to the network protocol. Improving the RPC API as described in section 6.5 would benefit developer productivity as well as eliminate one of the sources for potential bugs. Also, JSON-RPC could be swapped for a different protocol. While it advantage</w:t>
      </w:r>
      <w:ins w:id="97" w:author="Barbara Karpowicz" w:date="2022-01-26T19:16:00Z">
        <w:r w:rsidR="00117B8F">
          <w:t>s</w:t>
        </w:r>
      </w:ins>
      <w:r w:rsidRPr="00F643FB">
        <w:t xml:space="preserve"> of being simple and easily introspectable because of </w:t>
      </w:r>
      <w:r w:rsidR="00F643FB" w:rsidRPr="00F643FB">
        <w:t>its</w:t>
      </w:r>
      <w:r w:rsidRPr="00F643FB">
        <w:t xml:space="preserve"> </w:t>
      </w:r>
      <w:proofErr w:type="gramStart"/>
      <w:r w:rsidRPr="00F643FB">
        <w:t>human-readable</w:t>
      </w:r>
      <w:proofErr w:type="gramEnd"/>
      <w:r w:rsidRPr="00F643FB">
        <w:t xml:space="preserve"> JSON encoding, it also adds a significant overhead. JSON encoding of data is not optimal when optimizing for the size of messages transmitted over the wire. A binary protocol would do a better job in such case.</w:t>
      </w:r>
    </w:p>
    <w:p w14:paraId="1A051471" w14:textId="44A1033C" w:rsidR="00395FD1" w:rsidRPr="00395FD1" w:rsidRDefault="00395FD1" w:rsidP="00395FD1">
      <w:pPr>
        <w:rPr>
          <w:highlight w:val="yellow"/>
          <w:lang w:val="en-GB"/>
        </w:rPr>
      </w:pPr>
      <w:r>
        <w:rPr>
          <w:highlight w:val="yellow"/>
          <w:lang w:val="en-GB"/>
        </w:rPr>
        <w:br w:type="page"/>
      </w:r>
    </w:p>
    <w:bookmarkStart w:id="98" w:name="_Toc93849314" w:displacedByCustomXml="next"/>
    <w:sdt>
      <w:sdtPr>
        <w:rPr>
          <w:b w:val="0"/>
          <w:bCs w:val="0"/>
          <w:sz w:val="24"/>
          <w:szCs w:val="24"/>
          <w:lang w:val="en-GB"/>
        </w:rPr>
        <w:id w:val="-30353131"/>
        <w:docPartObj>
          <w:docPartGallery w:val="Bibliographies"/>
          <w:docPartUnique/>
        </w:docPartObj>
      </w:sdtPr>
      <w:sdtEndPr/>
      <w:sdtContent>
        <w:p w14:paraId="3378B0D9" w14:textId="4FD37ABD" w:rsidR="00395FD1" w:rsidRDefault="00395FD1" w:rsidP="00395FD1">
          <w:pPr>
            <w:pStyle w:val="Heading2"/>
          </w:pPr>
          <w:r>
            <w:t>Bibliography</w:t>
          </w:r>
          <w:bookmarkEnd w:id="98"/>
        </w:p>
        <w:sdt>
          <w:sdtPr>
            <w:id w:val="111145805"/>
            <w:bibliography/>
          </w:sdtPr>
          <w:sdtEndPr/>
          <w:sdtContent>
            <w:p w14:paraId="25188351" w14:textId="77777777" w:rsidR="0001574E" w:rsidRDefault="00395FD1" w:rsidP="00A95BEE">
              <w:pPr>
                <w:pStyle w:val="NormalText"/>
                <w:rPr>
                  <w:noProof/>
                </w:rPr>
              </w:pPr>
              <w:r>
                <w:fldChar w:fldCharType="begin"/>
              </w:r>
              <w:r>
                <w:instrText xml:space="preserve"> BIBLIOGRAPHY </w:instrText>
              </w:r>
              <w:r>
                <w:fldChar w:fldCharType="separate"/>
              </w:r>
              <w:r w:rsidR="0001574E">
                <w:rPr>
                  <w:noProof/>
                </w:rPr>
                <w:t>1. Semantic Versioning 2.0.0. [Online] [Cited: 23 January 2022.] https://semver.org/.</w:t>
              </w:r>
            </w:p>
            <w:p w14:paraId="38728308" w14:textId="77777777" w:rsidR="0001574E" w:rsidRDefault="0001574E" w:rsidP="00A95BEE">
              <w:pPr>
                <w:pStyle w:val="NormalText"/>
                <w:rPr>
                  <w:noProof/>
                </w:rPr>
              </w:pPr>
              <w:r>
                <w:rPr>
                  <w:noProof/>
                </w:rPr>
                <w:t>2. NuGet package manager. [Online] [Cited: 23 January 2022.] https://www.nuget.org/.</w:t>
              </w:r>
            </w:p>
            <w:p w14:paraId="1C19A41F" w14:textId="77777777" w:rsidR="0001574E" w:rsidRDefault="0001574E" w:rsidP="00A95BEE">
              <w:pPr>
                <w:pStyle w:val="NormalText"/>
                <w:rPr>
                  <w:noProof/>
                </w:rPr>
              </w:pPr>
              <w:r>
                <w:rPr>
                  <w:noProof/>
                </w:rPr>
                <w:t>3. Information technology — The JSON data interchange syntax. [Online] [Cited: 23 January 2022.] https://www.iso.org/standard/71616.html.</w:t>
              </w:r>
            </w:p>
            <w:p w14:paraId="1EBA076A" w14:textId="77777777" w:rsidR="0001574E" w:rsidRDefault="0001574E" w:rsidP="00A95BEE">
              <w:pPr>
                <w:pStyle w:val="NormalText"/>
                <w:rPr>
                  <w:noProof/>
                </w:rPr>
              </w:pPr>
              <w:r>
                <w:rPr>
                  <w:noProof/>
                </w:rPr>
                <w:t>4. GlitchEnzo. NuGetForUnity. [Online] [Cited: 23 January 2022.] https://github.com/GlitchEnzo/NuGetForUnity.</w:t>
              </w:r>
            </w:p>
            <w:p w14:paraId="61BB324A" w14:textId="77777777" w:rsidR="0001574E" w:rsidRDefault="0001574E" w:rsidP="00A95BEE">
              <w:pPr>
                <w:pStyle w:val="NormalText"/>
                <w:rPr>
                  <w:noProof/>
                </w:rPr>
              </w:pPr>
              <w:r>
                <w:rPr>
                  <w:noProof/>
                </w:rPr>
                <w:t>5. Avi. An Introduction to AWS Lambda for Beginners. [Online] [Cited: 23 January 2022.] https://geekflare.com/aws-lambda-for-beginners/.</w:t>
              </w:r>
            </w:p>
            <w:p w14:paraId="65853758" w14:textId="77777777" w:rsidR="0001574E" w:rsidRDefault="0001574E" w:rsidP="00A95BEE">
              <w:pPr>
                <w:pStyle w:val="NormalText"/>
                <w:rPr>
                  <w:noProof/>
                </w:rPr>
              </w:pPr>
              <w:r>
                <w:rPr>
                  <w:noProof/>
                </w:rPr>
                <w:t>6. University, . Union Find Algorithm. [Online] [Cited: 23 January 2022.] https://www.cs.princeton.edu/~rs/AlgsDS07/01UnionFind.pdf.</w:t>
              </w:r>
            </w:p>
            <w:p w14:paraId="42A90B7A" w14:textId="77777777" w:rsidR="0001574E" w:rsidRDefault="0001574E" w:rsidP="00A95BEE">
              <w:pPr>
                <w:pStyle w:val="NormalText"/>
                <w:rPr>
                  <w:noProof/>
                </w:rPr>
              </w:pPr>
              <w:r>
                <w:rPr>
                  <w:noProof/>
                </w:rPr>
                <w:t>7. Levoy, . Area Flooding Algorithms. 1982.</w:t>
              </w:r>
            </w:p>
            <w:p w14:paraId="6A2A1F5C" w14:textId="77777777" w:rsidR="0001574E" w:rsidRDefault="0001574E" w:rsidP="00A95BEE">
              <w:pPr>
                <w:pStyle w:val="NormalText"/>
                <w:rPr>
                  <w:noProof/>
                </w:rPr>
              </w:pPr>
              <w:r>
                <w:rPr>
                  <w:noProof/>
                </w:rPr>
                <w:t xml:space="preserve">8. Microsoft. Iterators. </w:t>
              </w:r>
              <w:r>
                <w:rPr>
                  <w:i/>
                  <w:iCs/>
                  <w:noProof/>
                </w:rPr>
                <w:t xml:space="preserve">C# language documentation. </w:t>
              </w:r>
              <w:r>
                <w:rPr>
                  <w:noProof/>
                </w:rPr>
                <w:t>[Online] [Cited: 23 January 2022.] https://docs.microsoft.com/en-us/dotnet/csharp/iterators.</w:t>
              </w:r>
            </w:p>
            <w:p w14:paraId="6D01F6AB" w14:textId="77777777" w:rsidR="0001574E" w:rsidRDefault="0001574E" w:rsidP="00A95BEE">
              <w:pPr>
                <w:pStyle w:val="NormalText"/>
                <w:rPr>
                  <w:noProof/>
                </w:rPr>
              </w:pPr>
              <w:r>
                <w:rPr>
                  <w:noProof/>
                </w:rPr>
                <w:t>9. Hansen, . DISTRIBUTED PROCESSES: A CONCURRENT PROGRAMMING CONCEPT. [Online] [Cited: 23 January 2022.] http://brinch-hansen.net/papers/1978a.pdf.</w:t>
              </w:r>
            </w:p>
            <w:p w14:paraId="7F60EDB0" w14:textId="77777777" w:rsidR="0001574E" w:rsidRDefault="0001574E" w:rsidP="00A95BEE">
              <w:pPr>
                <w:pStyle w:val="NormalText"/>
                <w:rPr>
                  <w:noProof/>
                </w:rPr>
              </w:pPr>
              <w:r>
                <w:rPr>
                  <w:noProof/>
                </w:rPr>
                <w:t>10. @F-R-O-S-T-Y, . Unity Networking Frameworks - Feature List. [Online] [Cited: 23 January 2022.] https://docs.google.com/spreadsheets/d/100vNy3grUgLV5M7rIUKUtRqO4cmTewQI8P5uwf-Qb9k/edit#gid=1012362019.</w:t>
              </w:r>
            </w:p>
            <w:p w14:paraId="448B649C" w14:textId="77777777" w:rsidR="0001574E" w:rsidRDefault="0001574E" w:rsidP="00A95BEE">
              <w:pPr>
                <w:pStyle w:val="NormalText"/>
                <w:rPr>
                  <w:noProof/>
                </w:rPr>
              </w:pPr>
              <w:r>
                <w:rPr>
                  <w:noProof/>
                </w:rPr>
                <w:t>11. Task Asynchronous Programming Model. [Online] [Cited: 23 January 2022.] https://docs.microsoft.com/en-us/dotnet/csharp/programming-guide/concepts/async/task-asynchronous-programming-model.</w:t>
              </w:r>
            </w:p>
            <w:p w14:paraId="329F8F43" w14:textId="77777777" w:rsidR="0001574E" w:rsidRDefault="0001574E" w:rsidP="00A95BEE">
              <w:pPr>
                <w:pStyle w:val="NormalText"/>
                <w:rPr>
                  <w:noProof/>
                </w:rPr>
              </w:pPr>
              <w:r>
                <w:rPr>
                  <w:noProof/>
                </w:rPr>
                <w:t>12. I. Fette, A. Melnikov. The WebSocket Protocol. [Online] [Cited: 23 January 2022.] https://datatracker.ietf.org/doc/html/rfc6455.</w:t>
              </w:r>
            </w:p>
            <w:p w14:paraId="2E47C7F8" w14:textId="77777777" w:rsidR="0001574E" w:rsidRDefault="0001574E" w:rsidP="00A95BEE">
              <w:pPr>
                <w:pStyle w:val="NormalText"/>
                <w:rPr>
                  <w:noProof/>
                </w:rPr>
              </w:pPr>
              <w:r>
                <w:rPr>
                  <w:noProof/>
                </w:rPr>
                <w:t>13. etheaven. NETCoreServer. [Online] [Cited: 23 January 2022.] https://github.com/etheaven/NETCoreServer.</w:t>
              </w:r>
            </w:p>
            <w:p w14:paraId="12CF4BA4" w14:textId="77777777" w:rsidR="0001574E" w:rsidRDefault="0001574E" w:rsidP="00A95BEE">
              <w:pPr>
                <w:pStyle w:val="NormalText"/>
                <w:rPr>
                  <w:noProof/>
                </w:rPr>
              </w:pPr>
              <w:r>
                <w:rPr>
                  <w:noProof/>
                </w:rPr>
                <w:t xml:space="preserve">14. </w:t>
              </w:r>
              <w:r>
                <w:rPr>
                  <w:i/>
                  <w:iCs/>
                  <w:noProof/>
                </w:rPr>
                <w:t xml:space="preserve">What is a GUID? </w:t>
              </w:r>
              <w:r>
                <w:rPr>
                  <w:noProof/>
                </w:rPr>
                <w:t>[Online] [Cited: 23 January 2022.] http://guid.one/guid.</w:t>
              </w:r>
            </w:p>
            <w:p w14:paraId="38254C33" w14:textId="53E4EE15" w:rsidR="00395FD1" w:rsidRDefault="00395FD1" w:rsidP="00A95BEE">
              <w:pPr>
                <w:pStyle w:val="NormalText"/>
              </w:pPr>
              <w:r>
                <w:rPr>
                  <w:noProof/>
                </w:rPr>
                <w:fldChar w:fldCharType="end"/>
              </w:r>
            </w:p>
          </w:sdtContent>
        </w:sdt>
      </w:sdtContent>
    </w:sdt>
    <w:p w14:paraId="6798FE26" w14:textId="77777777" w:rsidR="00395FD1" w:rsidRPr="00395FD1" w:rsidRDefault="00395FD1" w:rsidP="00A95BEE">
      <w:pPr>
        <w:pStyle w:val="NormalText"/>
      </w:pPr>
    </w:p>
    <w:sectPr w:rsidR="00395FD1" w:rsidRPr="00395FD1" w:rsidSect="00866FBE">
      <w:footerReference w:type="even" r:id="rId39"/>
      <w:footerReference w:type="default" r:id="rId40"/>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Barbara Karpowicz" w:date="2022-01-26T19:04:00Z" w:initials="BK">
    <w:p w14:paraId="3EB8F21A" w14:textId="0000F601" w:rsidR="00435537" w:rsidRDefault="00435537">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B8F21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C19DA" w16cex:dateUtc="2022-01-26T1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B8F21A" w16cid:durableId="259C19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6DC94" w14:textId="77777777" w:rsidR="00473025" w:rsidRDefault="00473025" w:rsidP="007E7AE9">
      <w:r>
        <w:separator/>
      </w:r>
    </w:p>
    <w:p w14:paraId="5F88F673" w14:textId="77777777" w:rsidR="00473025" w:rsidRDefault="00473025"/>
    <w:p w14:paraId="24638E11" w14:textId="77777777" w:rsidR="00473025" w:rsidRDefault="00473025" w:rsidP="007E7AE9"/>
    <w:p w14:paraId="1A4DF86C" w14:textId="77777777" w:rsidR="00473025" w:rsidRDefault="00473025" w:rsidP="007E7AE9"/>
  </w:endnote>
  <w:endnote w:type="continuationSeparator" w:id="0">
    <w:p w14:paraId="7DE68542" w14:textId="77777777" w:rsidR="00473025" w:rsidRDefault="00473025" w:rsidP="007E7AE9">
      <w:r>
        <w:continuationSeparator/>
      </w:r>
    </w:p>
    <w:p w14:paraId="0F933DF3" w14:textId="77777777" w:rsidR="00473025" w:rsidRDefault="00473025"/>
    <w:p w14:paraId="1EBC4841" w14:textId="77777777" w:rsidR="00473025" w:rsidRDefault="00473025" w:rsidP="007E7AE9"/>
    <w:p w14:paraId="382CA933" w14:textId="77777777" w:rsidR="00473025" w:rsidRDefault="00473025"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Space Mono">
    <w:altName w:val="Calibri"/>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38B6A" w14:textId="77777777" w:rsidR="00473025" w:rsidRDefault="00473025" w:rsidP="007E7AE9">
      <w:r>
        <w:separator/>
      </w:r>
    </w:p>
    <w:p w14:paraId="46283953" w14:textId="77777777" w:rsidR="00473025" w:rsidRDefault="00473025"/>
    <w:p w14:paraId="102BFA80" w14:textId="77777777" w:rsidR="00473025" w:rsidRDefault="00473025" w:rsidP="007E7AE9"/>
    <w:p w14:paraId="0235AFB5" w14:textId="77777777" w:rsidR="00473025" w:rsidRDefault="00473025" w:rsidP="007E7AE9"/>
  </w:footnote>
  <w:footnote w:type="continuationSeparator" w:id="0">
    <w:p w14:paraId="53B6DA66" w14:textId="77777777" w:rsidR="00473025" w:rsidRDefault="00473025" w:rsidP="007E7AE9">
      <w:r>
        <w:continuationSeparator/>
      </w:r>
    </w:p>
    <w:p w14:paraId="28E54AEE" w14:textId="77777777" w:rsidR="00473025" w:rsidRDefault="00473025"/>
    <w:p w14:paraId="7F78580F" w14:textId="77777777" w:rsidR="00473025" w:rsidRDefault="00473025" w:rsidP="007E7AE9"/>
    <w:p w14:paraId="46D74237" w14:textId="77777777" w:rsidR="00473025" w:rsidRDefault="00473025"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5355F1C"/>
    <w:multiLevelType w:val="hybridMultilevel"/>
    <w:tmpl w:val="E4F6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8"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241873B9"/>
    <w:multiLevelType w:val="hybridMultilevel"/>
    <w:tmpl w:val="9B2C6F7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9847880"/>
    <w:multiLevelType w:val="hybridMultilevel"/>
    <w:tmpl w:val="3E2812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3AB97FA4"/>
    <w:multiLevelType w:val="hybridMultilevel"/>
    <w:tmpl w:val="D66C8B9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649F7149"/>
    <w:multiLevelType w:val="hybridMultilevel"/>
    <w:tmpl w:val="3B64C7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685D104F"/>
    <w:multiLevelType w:val="hybridMultilevel"/>
    <w:tmpl w:val="9272C1E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D7E4C4C"/>
    <w:multiLevelType w:val="hybridMultilevel"/>
    <w:tmpl w:val="A0B2713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1" w15:restartNumberingAfterBreak="0">
    <w:nsid w:val="72172A18"/>
    <w:multiLevelType w:val="hybridMultilevel"/>
    <w:tmpl w:val="0F7A15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3"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1"/>
  </w:num>
  <w:num w:numId="2">
    <w:abstractNumId w:val="32"/>
  </w:num>
  <w:num w:numId="3">
    <w:abstractNumId w:val="8"/>
  </w:num>
  <w:num w:numId="4">
    <w:abstractNumId w:val="11"/>
  </w:num>
  <w:num w:numId="5">
    <w:abstractNumId w:val="24"/>
  </w:num>
  <w:num w:numId="6">
    <w:abstractNumId w:val="33"/>
  </w:num>
  <w:num w:numId="7">
    <w:abstractNumId w:val="6"/>
  </w:num>
  <w:num w:numId="8">
    <w:abstractNumId w:val="1"/>
  </w:num>
  <w:num w:numId="9">
    <w:abstractNumId w:val="23"/>
  </w:num>
  <w:num w:numId="10">
    <w:abstractNumId w:val="25"/>
  </w:num>
  <w:num w:numId="11">
    <w:abstractNumId w:val="30"/>
  </w:num>
  <w:num w:numId="12">
    <w:abstractNumId w:val="3"/>
  </w:num>
  <w:num w:numId="13">
    <w:abstractNumId w:val="4"/>
  </w:num>
  <w:num w:numId="14">
    <w:abstractNumId w:val="28"/>
  </w:num>
  <w:num w:numId="15">
    <w:abstractNumId w:val="0"/>
  </w:num>
  <w:num w:numId="16">
    <w:abstractNumId w:val="19"/>
  </w:num>
  <w:num w:numId="17">
    <w:abstractNumId w:val="14"/>
  </w:num>
  <w:num w:numId="18">
    <w:abstractNumId w:val="9"/>
  </w:num>
  <w:num w:numId="19">
    <w:abstractNumId w:val="18"/>
  </w:num>
  <w:num w:numId="20">
    <w:abstractNumId w:val="13"/>
  </w:num>
  <w:num w:numId="21">
    <w:abstractNumId w:val="22"/>
  </w:num>
  <w:num w:numId="22">
    <w:abstractNumId w:val="20"/>
  </w:num>
  <w:num w:numId="23">
    <w:abstractNumId w:val="15"/>
  </w:num>
  <w:num w:numId="24">
    <w:abstractNumId w:val="7"/>
  </w:num>
  <w:num w:numId="25">
    <w:abstractNumId w:val="5"/>
  </w:num>
  <w:num w:numId="26">
    <w:abstractNumId w:val="16"/>
  </w:num>
  <w:num w:numId="27">
    <w:abstractNumId w:val="12"/>
  </w:num>
  <w:num w:numId="28">
    <w:abstractNumId w:val="10"/>
  </w:num>
  <w:num w:numId="29">
    <w:abstractNumId w:val="26"/>
  </w:num>
  <w:num w:numId="30">
    <w:abstractNumId w:val="2"/>
  </w:num>
  <w:num w:numId="31">
    <w:abstractNumId w:val="31"/>
  </w:num>
  <w:num w:numId="32">
    <w:abstractNumId w:val="17"/>
  </w:num>
  <w:num w:numId="33">
    <w:abstractNumId w:val="29"/>
  </w:num>
  <w:num w:numId="34">
    <w:abstractNumId w:val="2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rbara Karpowicz">
    <w15:presenceInfo w15:providerId="AD" w15:userId="S::karpo@pjwstk.edu.pl::4c3a5799-2fc9-4e03-be13-e4cdf3f1de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141D7"/>
    <w:rsid w:val="0001574E"/>
    <w:rsid w:val="00017670"/>
    <w:rsid w:val="000211BF"/>
    <w:rsid w:val="00032458"/>
    <w:rsid w:val="00047F95"/>
    <w:rsid w:val="00053EB1"/>
    <w:rsid w:val="00065869"/>
    <w:rsid w:val="00092461"/>
    <w:rsid w:val="00096C5E"/>
    <w:rsid w:val="000A03ED"/>
    <w:rsid w:val="000A70D5"/>
    <w:rsid w:val="000D5929"/>
    <w:rsid w:val="000E405A"/>
    <w:rsid w:val="000E7EFA"/>
    <w:rsid w:val="000F195E"/>
    <w:rsid w:val="000F6171"/>
    <w:rsid w:val="000F6D5A"/>
    <w:rsid w:val="00110AD2"/>
    <w:rsid w:val="00117B8F"/>
    <w:rsid w:val="001263C0"/>
    <w:rsid w:val="0012691B"/>
    <w:rsid w:val="00146393"/>
    <w:rsid w:val="00147D79"/>
    <w:rsid w:val="00151957"/>
    <w:rsid w:val="00153B3E"/>
    <w:rsid w:val="00155D29"/>
    <w:rsid w:val="00162CA7"/>
    <w:rsid w:val="0016324C"/>
    <w:rsid w:val="00174F83"/>
    <w:rsid w:val="00175177"/>
    <w:rsid w:val="001779D0"/>
    <w:rsid w:val="0018064A"/>
    <w:rsid w:val="00192C0D"/>
    <w:rsid w:val="00196918"/>
    <w:rsid w:val="001A6735"/>
    <w:rsid w:val="001C6473"/>
    <w:rsid w:val="001D335A"/>
    <w:rsid w:val="001D78DB"/>
    <w:rsid w:val="001F19C4"/>
    <w:rsid w:val="001F5F43"/>
    <w:rsid w:val="001F6B74"/>
    <w:rsid w:val="002003A2"/>
    <w:rsid w:val="002024C3"/>
    <w:rsid w:val="0021187E"/>
    <w:rsid w:val="002372D0"/>
    <w:rsid w:val="00246B7C"/>
    <w:rsid w:val="00246DF4"/>
    <w:rsid w:val="00255222"/>
    <w:rsid w:val="0027213F"/>
    <w:rsid w:val="00280D31"/>
    <w:rsid w:val="002906B0"/>
    <w:rsid w:val="00292843"/>
    <w:rsid w:val="002A7806"/>
    <w:rsid w:val="002B0C97"/>
    <w:rsid w:val="002B745E"/>
    <w:rsid w:val="002C18C3"/>
    <w:rsid w:val="002D129A"/>
    <w:rsid w:val="002D2314"/>
    <w:rsid w:val="002D4779"/>
    <w:rsid w:val="002F3880"/>
    <w:rsid w:val="003154D9"/>
    <w:rsid w:val="00336FC4"/>
    <w:rsid w:val="0034613B"/>
    <w:rsid w:val="00356898"/>
    <w:rsid w:val="00364584"/>
    <w:rsid w:val="00371907"/>
    <w:rsid w:val="003725F8"/>
    <w:rsid w:val="00392A1C"/>
    <w:rsid w:val="00395FD1"/>
    <w:rsid w:val="003A1D97"/>
    <w:rsid w:val="003A3DA6"/>
    <w:rsid w:val="003C2DFE"/>
    <w:rsid w:val="003C2F7D"/>
    <w:rsid w:val="003E0C2A"/>
    <w:rsid w:val="003E407F"/>
    <w:rsid w:val="003E5CE9"/>
    <w:rsid w:val="003F3EE1"/>
    <w:rsid w:val="003F421E"/>
    <w:rsid w:val="003F5D93"/>
    <w:rsid w:val="003F6C4D"/>
    <w:rsid w:val="00400811"/>
    <w:rsid w:val="00405021"/>
    <w:rsid w:val="004053A3"/>
    <w:rsid w:val="00405CE2"/>
    <w:rsid w:val="00413DEF"/>
    <w:rsid w:val="004158B7"/>
    <w:rsid w:val="0041704E"/>
    <w:rsid w:val="00435537"/>
    <w:rsid w:val="00445723"/>
    <w:rsid w:val="00450C3F"/>
    <w:rsid w:val="004517E9"/>
    <w:rsid w:val="0045762E"/>
    <w:rsid w:val="00457A1A"/>
    <w:rsid w:val="0046610B"/>
    <w:rsid w:val="004662BC"/>
    <w:rsid w:val="00471B20"/>
    <w:rsid w:val="00473025"/>
    <w:rsid w:val="0048624B"/>
    <w:rsid w:val="00491DC3"/>
    <w:rsid w:val="00492B2F"/>
    <w:rsid w:val="00492E88"/>
    <w:rsid w:val="004934FE"/>
    <w:rsid w:val="004960D3"/>
    <w:rsid w:val="00497856"/>
    <w:rsid w:val="004B2FAD"/>
    <w:rsid w:val="004B541E"/>
    <w:rsid w:val="004D19DE"/>
    <w:rsid w:val="004F7DDB"/>
    <w:rsid w:val="0051644D"/>
    <w:rsid w:val="00523455"/>
    <w:rsid w:val="00532508"/>
    <w:rsid w:val="005337D1"/>
    <w:rsid w:val="005369C4"/>
    <w:rsid w:val="00544F23"/>
    <w:rsid w:val="0055028C"/>
    <w:rsid w:val="00566E31"/>
    <w:rsid w:val="00567110"/>
    <w:rsid w:val="0057200F"/>
    <w:rsid w:val="00582BC6"/>
    <w:rsid w:val="00591856"/>
    <w:rsid w:val="005B1732"/>
    <w:rsid w:val="005B3E37"/>
    <w:rsid w:val="005B7B40"/>
    <w:rsid w:val="005C066B"/>
    <w:rsid w:val="005C1399"/>
    <w:rsid w:val="005C2FE5"/>
    <w:rsid w:val="005C6FC9"/>
    <w:rsid w:val="005D5A7F"/>
    <w:rsid w:val="005F108E"/>
    <w:rsid w:val="006037E8"/>
    <w:rsid w:val="00613C32"/>
    <w:rsid w:val="006168B5"/>
    <w:rsid w:val="00627C06"/>
    <w:rsid w:val="00630A90"/>
    <w:rsid w:val="00633C0B"/>
    <w:rsid w:val="0065749B"/>
    <w:rsid w:val="00662005"/>
    <w:rsid w:val="006624F6"/>
    <w:rsid w:val="00675A88"/>
    <w:rsid w:val="00676F41"/>
    <w:rsid w:val="0067796C"/>
    <w:rsid w:val="006779EA"/>
    <w:rsid w:val="006835F5"/>
    <w:rsid w:val="006845F5"/>
    <w:rsid w:val="00695445"/>
    <w:rsid w:val="00697E03"/>
    <w:rsid w:val="006A1411"/>
    <w:rsid w:val="006A171B"/>
    <w:rsid w:val="006B0244"/>
    <w:rsid w:val="006C476E"/>
    <w:rsid w:val="006C545B"/>
    <w:rsid w:val="006E2981"/>
    <w:rsid w:val="006F640A"/>
    <w:rsid w:val="006F7C6A"/>
    <w:rsid w:val="00714DAE"/>
    <w:rsid w:val="007302CD"/>
    <w:rsid w:val="00746444"/>
    <w:rsid w:val="00761E41"/>
    <w:rsid w:val="00762184"/>
    <w:rsid w:val="00763538"/>
    <w:rsid w:val="00766012"/>
    <w:rsid w:val="00793AE4"/>
    <w:rsid w:val="007E7556"/>
    <w:rsid w:val="007E7AE9"/>
    <w:rsid w:val="007F4483"/>
    <w:rsid w:val="008079B0"/>
    <w:rsid w:val="00816C70"/>
    <w:rsid w:val="0082031C"/>
    <w:rsid w:val="00820A29"/>
    <w:rsid w:val="00824995"/>
    <w:rsid w:val="00827C2E"/>
    <w:rsid w:val="00857978"/>
    <w:rsid w:val="00866FBE"/>
    <w:rsid w:val="008766D9"/>
    <w:rsid w:val="008827DC"/>
    <w:rsid w:val="00895E96"/>
    <w:rsid w:val="008A2BF2"/>
    <w:rsid w:val="008A46AC"/>
    <w:rsid w:val="008C58D3"/>
    <w:rsid w:val="008D1718"/>
    <w:rsid w:val="008D6796"/>
    <w:rsid w:val="008E0886"/>
    <w:rsid w:val="008E5110"/>
    <w:rsid w:val="008F6CFF"/>
    <w:rsid w:val="0090084E"/>
    <w:rsid w:val="0091370A"/>
    <w:rsid w:val="00914A26"/>
    <w:rsid w:val="00922ACE"/>
    <w:rsid w:val="00946511"/>
    <w:rsid w:val="00951FE1"/>
    <w:rsid w:val="00953B72"/>
    <w:rsid w:val="00961B6C"/>
    <w:rsid w:val="00994B61"/>
    <w:rsid w:val="009B3933"/>
    <w:rsid w:val="009B541E"/>
    <w:rsid w:val="009C2FB0"/>
    <w:rsid w:val="009C3EDA"/>
    <w:rsid w:val="009D2094"/>
    <w:rsid w:val="009E0BB7"/>
    <w:rsid w:val="009F1041"/>
    <w:rsid w:val="009F3182"/>
    <w:rsid w:val="009F4062"/>
    <w:rsid w:val="009F4EF9"/>
    <w:rsid w:val="009F6B18"/>
    <w:rsid w:val="00A1016C"/>
    <w:rsid w:val="00A147AD"/>
    <w:rsid w:val="00A2072C"/>
    <w:rsid w:val="00A36458"/>
    <w:rsid w:val="00A573BD"/>
    <w:rsid w:val="00A63058"/>
    <w:rsid w:val="00A719D8"/>
    <w:rsid w:val="00A8747A"/>
    <w:rsid w:val="00A95BEE"/>
    <w:rsid w:val="00A96715"/>
    <w:rsid w:val="00AA7595"/>
    <w:rsid w:val="00AB58B6"/>
    <w:rsid w:val="00AC0D7D"/>
    <w:rsid w:val="00AC354A"/>
    <w:rsid w:val="00AD5D3F"/>
    <w:rsid w:val="00AF46A4"/>
    <w:rsid w:val="00B03691"/>
    <w:rsid w:val="00B054B7"/>
    <w:rsid w:val="00B1332D"/>
    <w:rsid w:val="00B174A8"/>
    <w:rsid w:val="00B43BA4"/>
    <w:rsid w:val="00B525E0"/>
    <w:rsid w:val="00B603D3"/>
    <w:rsid w:val="00B64BD6"/>
    <w:rsid w:val="00B72748"/>
    <w:rsid w:val="00B738C4"/>
    <w:rsid w:val="00B81EF4"/>
    <w:rsid w:val="00B850C5"/>
    <w:rsid w:val="00BA0C21"/>
    <w:rsid w:val="00BA1AAD"/>
    <w:rsid w:val="00BA1D57"/>
    <w:rsid w:val="00BC0124"/>
    <w:rsid w:val="00BC4444"/>
    <w:rsid w:val="00BC79D1"/>
    <w:rsid w:val="00BD1B7F"/>
    <w:rsid w:val="00BE7350"/>
    <w:rsid w:val="00BE767E"/>
    <w:rsid w:val="00BF63D3"/>
    <w:rsid w:val="00C0155C"/>
    <w:rsid w:val="00C16552"/>
    <w:rsid w:val="00C16ADF"/>
    <w:rsid w:val="00C17CC0"/>
    <w:rsid w:val="00C23BFE"/>
    <w:rsid w:val="00C271D8"/>
    <w:rsid w:val="00C55581"/>
    <w:rsid w:val="00C57A11"/>
    <w:rsid w:val="00C650A1"/>
    <w:rsid w:val="00C70DA3"/>
    <w:rsid w:val="00C94B76"/>
    <w:rsid w:val="00CA6BED"/>
    <w:rsid w:val="00CC7CB3"/>
    <w:rsid w:val="00CE5D63"/>
    <w:rsid w:val="00CF77EF"/>
    <w:rsid w:val="00D01537"/>
    <w:rsid w:val="00D13750"/>
    <w:rsid w:val="00D16EFF"/>
    <w:rsid w:val="00D26656"/>
    <w:rsid w:val="00D314AB"/>
    <w:rsid w:val="00D31E2F"/>
    <w:rsid w:val="00D36964"/>
    <w:rsid w:val="00D45A8F"/>
    <w:rsid w:val="00D5153A"/>
    <w:rsid w:val="00D5464C"/>
    <w:rsid w:val="00D7488F"/>
    <w:rsid w:val="00D7660A"/>
    <w:rsid w:val="00D81B62"/>
    <w:rsid w:val="00D9265F"/>
    <w:rsid w:val="00D958B6"/>
    <w:rsid w:val="00DA6497"/>
    <w:rsid w:val="00DD0884"/>
    <w:rsid w:val="00DD369D"/>
    <w:rsid w:val="00DD4867"/>
    <w:rsid w:val="00DF34FE"/>
    <w:rsid w:val="00E01EE3"/>
    <w:rsid w:val="00E21C42"/>
    <w:rsid w:val="00E4050A"/>
    <w:rsid w:val="00E53816"/>
    <w:rsid w:val="00E60A5B"/>
    <w:rsid w:val="00E642DA"/>
    <w:rsid w:val="00E70B0E"/>
    <w:rsid w:val="00E83E29"/>
    <w:rsid w:val="00E91F7A"/>
    <w:rsid w:val="00E97656"/>
    <w:rsid w:val="00EC2BC5"/>
    <w:rsid w:val="00ED0390"/>
    <w:rsid w:val="00EF51FE"/>
    <w:rsid w:val="00F02562"/>
    <w:rsid w:val="00F04192"/>
    <w:rsid w:val="00F076EB"/>
    <w:rsid w:val="00F351E4"/>
    <w:rsid w:val="00F512CB"/>
    <w:rsid w:val="00F53676"/>
    <w:rsid w:val="00F61D28"/>
    <w:rsid w:val="00F643FB"/>
    <w:rsid w:val="00F65E25"/>
    <w:rsid w:val="00F6652F"/>
    <w:rsid w:val="00F760D3"/>
    <w:rsid w:val="00F86CCB"/>
    <w:rsid w:val="00FA31E6"/>
    <w:rsid w:val="00FA6ABA"/>
    <w:rsid w:val="00FB0756"/>
    <w:rsid w:val="00FB71F4"/>
    <w:rsid w:val="00FC24D6"/>
    <w:rsid w:val="00FC4FE9"/>
    <w:rsid w:val="00FD1229"/>
    <w:rsid w:val="00FD13CB"/>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2E"/>
    <w:rPr>
      <w:sz w:val="24"/>
      <w:szCs w:val="24"/>
    </w:rPr>
  </w:style>
  <w:style w:type="paragraph" w:styleId="Heading1">
    <w:name w:val="heading 1"/>
    <w:basedOn w:val="Normal"/>
    <w:link w:val="Heading1Char"/>
    <w:uiPriority w:val="9"/>
    <w:qFormat/>
    <w:rsid w:val="007E7AE9"/>
    <w:pPr>
      <w:spacing w:before="100" w:beforeAutospacing="1" w:after="100" w:afterAutospacing="1"/>
      <w:outlineLvl w:val="0"/>
    </w:pPr>
    <w:rPr>
      <w:b/>
      <w:bCs/>
      <w:kern w:val="36"/>
      <w:sz w:val="48"/>
      <w:szCs w:val="48"/>
    </w:rPr>
  </w:style>
  <w:style w:type="paragraph" w:styleId="Heading2">
    <w:name w:val="heading 2"/>
    <w:basedOn w:val="Normal"/>
    <w:next w:val="NormalText"/>
    <w:link w:val="Heading2Char"/>
    <w:uiPriority w:val="9"/>
    <w:qFormat/>
    <w:rsid w:val="006F640A"/>
    <w:pPr>
      <w:numPr>
        <w:numId w:val="5"/>
      </w:numPr>
      <w:spacing w:before="460" w:beforeAutospacing="1" w:after="460" w:afterAutospacing="1" w:line="480" w:lineRule="auto"/>
      <w:outlineLvl w:val="1"/>
    </w:pPr>
    <w:rPr>
      <w:b/>
      <w:bCs/>
      <w:sz w:val="36"/>
      <w:szCs w:val="36"/>
    </w:rPr>
  </w:style>
  <w:style w:type="paragraph" w:styleId="Heading3">
    <w:name w:val="heading 3"/>
    <w:basedOn w:val="Heading2"/>
    <w:next w:val="NormalText"/>
    <w:link w:val="Heading3Char"/>
    <w:uiPriority w:val="9"/>
    <w:qFormat/>
    <w:rsid w:val="00662005"/>
    <w:pPr>
      <w:numPr>
        <w:ilvl w:val="1"/>
      </w:numPr>
      <w:spacing w:line="360" w:lineRule="auto"/>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6F640A"/>
    <w:rPr>
      <w:b/>
      <w:bCs/>
      <w:sz w:val="36"/>
      <w:szCs w:val="36"/>
    </w:rPr>
  </w:style>
  <w:style w:type="character" w:customStyle="1" w:styleId="Heading3Char">
    <w:name w:val="Heading 3 Char"/>
    <w:basedOn w:val="DefaultParagraphFont"/>
    <w:link w:val="Heading3"/>
    <w:uiPriority w:val="9"/>
    <w:rsid w:val="00662005"/>
    <w:rPr>
      <w:b/>
      <w:bCs/>
      <w:sz w:val="28"/>
      <w:szCs w:val="28"/>
    </w:rPr>
  </w:style>
  <w:style w:type="paragraph" w:styleId="NormalWeb">
    <w:name w:val="Normal (Web)"/>
    <w:basedOn w:val="Normal"/>
    <w:uiPriority w:val="99"/>
    <w:semiHidden/>
    <w:unhideWhenUsed/>
    <w:rsid w:val="007E7AE9"/>
    <w:pPr>
      <w:spacing w:before="100" w:beforeAutospacing="1" w:after="100" w:afterAutospacing="1"/>
    </w:p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A95BEE"/>
    <w:pPr>
      <w:spacing w:before="40" w:after="120" w:line="312" w:lineRule="auto"/>
      <w:ind w:firstLine="567"/>
      <w:jc w:val="both"/>
    </w:pPr>
    <w:rPr>
      <w:lang w:val="en-GB"/>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 w:type="paragraph" w:styleId="Header">
    <w:name w:val="header"/>
    <w:basedOn w:val="Normal"/>
    <w:link w:val="HeaderChar"/>
    <w:uiPriority w:val="99"/>
    <w:unhideWhenUsed/>
    <w:rsid w:val="00866FBE"/>
    <w:pPr>
      <w:tabs>
        <w:tab w:val="center" w:pos="4513"/>
        <w:tab w:val="right" w:pos="9026"/>
      </w:tabs>
    </w:pPr>
  </w:style>
  <w:style w:type="character" w:customStyle="1" w:styleId="HeaderChar">
    <w:name w:val="Header Char"/>
    <w:basedOn w:val="DefaultParagraphFont"/>
    <w:link w:val="Header"/>
    <w:uiPriority w:val="99"/>
    <w:rsid w:val="00866FBE"/>
    <w:rPr>
      <w:rFonts w:ascii="Verdana" w:hAnsi="Verdana"/>
      <w:szCs w:val="24"/>
      <w:lang w:val="en-GB" w:eastAsia="pl-PL"/>
    </w:rPr>
  </w:style>
  <w:style w:type="paragraph" w:styleId="Bibliography">
    <w:name w:val="Bibliography"/>
    <w:basedOn w:val="Normal"/>
    <w:next w:val="Normal"/>
    <w:uiPriority w:val="37"/>
    <w:unhideWhenUsed/>
    <w:rsid w:val="0051644D"/>
  </w:style>
  <w:style w:type="paragraph" w:styleId="Revision">
    <w:name w:val="Revision"/>
    <w:hidden/>
    <w:uiPriority w:val="99"/>
    <w:semiHidden/>
    <w:rsid w:val="00A95BEE"/>
    <w:rPr>
      <w:sz w:val="24"/>
      <w:szCs w:val="24"/>
    </w:rPr>
  </w:style>
  <w:style w:type="character" w:styleId="CommentReference">
    <w:name w:val="annotation reference"/>
    <w:basedOn w:val="DefaultParagraphFont"/>
    <w:uiPriority w:val="99"/>
    <w:semiHidden/>
    <w:unhideWhenUsed/>
    <w:rsid w:val="00435537"/>
    <w:rPr>
      <w:sz w:val="16"/>
      <w:szCs w:val="16"/>
    </w:rPr>
  </w:style>
  <w:style w:type="paragraph" w:styleId="CommentText">
    <w:name w:val="annotation text"/>
    <w:basedOn w:val="Normal"/>
    <w:link w:val="CommentTextChar"/>
    <w:uiPriority w:val="99"/>
    <w:semiHidden/>
    <w:unhideWhenUsed/>
    <w:rsid w:val="00435537"/>
    <w:rPr>
      <w:sz w:val="20"/>
      <w:szCs w:val="20"/>
    </w:rPr>
  </w:style>
  <w:style w:type="character" w:customStyle="1" w:styleId="CommentTextChar">
    <w:name w:val="Comment Text Char"/>
    <w:basedOn w:val="DefaultParagraphFont"/>
    <w:link w:val="CommentText"/>
    <w:uiPriority w:val="99"/>
    <w:semiHidden/>
    <w:rsid w:val="00435537"/>
  </w:style>
  <w:style w:type="paragraph" w:styleId="CommentSubject">
    <w:name w:val="annotation subject"/>
    <w:basedOn w:val="CommentText"/>
    <w:next w:val="CommentText"/>
    <w:link w:val="CommentSubjectChar"/>
    <w:uiPriority w:val="99"/>
    <w:semiHidden/>
    <w:unhideWhenUsed/>
    <w:rsid w:val="00435537"/>
    <w:rPr>
      <w:b/>
      <w:bCs/>
    </w:rPr>
  </w:style>
  <w:style w:type="character" w:customStyle="1" w:styleId="CommentSubjectChar">
    <w:name w:val="Comment Subject Char"/>
    <w:basedOn w:val="CommentTextChar"/>
    <w:link w:val="CommentSubject"/>
    <w:uiPriority w:val="99"/>
    <w:semiHidden/>
    <w:rsid w:val="004355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6556">
      <w:bodyDiv w:val="1"/>
      <w:marLeft w:val="0"/>
      <w:marRight w:val="0"/>
      <w:marTop w:val="0"/>
      <w:marBottom w:val="0"/>
      <w:divBdr>
        <w:top w:val="none" w:sz="0" w:space="0" w:color="auto"/>
        <w:left w:val="none" w:sz="0" w:space="0" w:color="auto"/>
        <w:bottom w:val="none" w:sz="0" w:space="0" w:color="auto"/>
        <w:right w:val="none" w:sz="0" w:space="0" w:color="auto"/>
      </w:divBdr>
    </w:div>
    <w:div w:id="13654809">
      <w:bodyDiv w:val="1"/>
      <w:marLeft w:val="0"/>
      <w:marRight w:val="0"/>
      <w:marTop w:val="0"/>
      <w:marBottom w:val="0"/>
      <w:divBdr>
        <w:top w:val="none" w:sz="0" w:space="0" w:color="auto"/>
        <w:left w:val="none" w:sz="0" w:space="0" w:color="auto"/>
        <w:bottom w:val="none" w:sz="0" w:space="0" w:color="auto"/>
        <w:right w:val="none" w:sz="0" w:space="0" w:color="auto"/>
      </w:divBdr>
    </w:div>
    <w:div w:id="22903084">
      <w:bodyDiv w:val="1"/>
      <w:marLeft w:val="0"/>
      <w:marRight w:val="0"/>
      <w:marTop w:val="0"/>
      <w:marBottom w:val="0"/>
      <w:divBdr>
        <w:top w:val="none" w:sz="0" w:space="0" w:color="auto"/>
        <w:left w:val="none" w:sz="0" w:space="0" w:color="auto"/>
        <w:bottom w:val="none" w:sz="0" w:space="0" w:color="auto"/>
        <w:right w:val="none" w:sz="0" w:space="0" w:color="auto"/>
      </w:divBdr>
    </w:div>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219">
      <w:bodyDiv w:val="1"/>
      <w:marLeft w:val="0"/>
      <w:marRight w:val="0"/>
      <w:marTop w:val="0"/>
      <w:marBottom w:val="0"/>
      <w:divBdr>
        <w:top w:val="none" w:sz="0" w:space="0" w:color="auto"/>
        <w:left w:val="none" w:sz="0" w:space="0" w:color="auto"/>
        <w:bottom w:val="none" w:sz="0" w:space="0" w:color="auto"/>
        <w:right w:val="none" w:sz="0" w:space="0" w:color="auto"/>
      </w:divBdr>
    </w:div>
    <w:div w:id="60182307">
      <w:bodyDiv w:val="1"/>
      <w:marLeft w:val="0"/>
      <w:marRight w:val="0"/>
      <w:marTop w:val="0"/>
      <w:marBottom w:val="0"/>
      <w:divBdr>
        <w:top w:val="none" w:sz="0" w:space="0" w:color="auto"/>
        <w:left w:val="none" w:sz="0" w:space="0" w:color="auto"/>
        <w:bottom w:val="none" w:sz="0" w:space="0" w:color="auto"/>
        <w:right w:val="none" w:sz="0" w:space="0" w:color="auto"/>
      </w:divBdr>
    </w:div>
    <w:div w:id="75324444">
      <w:bodyDiv w:val="1"/>
      <w:marLeft w:val="0"/>
      <w:marRight w:val="0"/>
      <w:marTop w:val="0"/>
      <w:marBottom w:val="0"/>
      <w:divBdr>
        <w:top w:val="none" w:sz="0" w:space="0" w:color="auto"/>
        <w:left w:val="none" w:sz="0" w:space="0" w:color="auto"/>
        <w:bottom w:val="none" w:sz="0" w:space="0" w:color="auto"/>
        <w:right w:val="none" w:sz="0" w:space="0" w:color="auto"/>
      </w:divBdr>
    </w:div>
    <w:div w:id="80952754">
      <w:bodyDiv w:val="1"/>
      <w:marLeft w:val="0"/>
      <w:marRight w:val="0"/>
      <w:marTop w:val="0"/>
      <w:marBottom w:val="0"/>
      <w:divBdr>
        <w:top w:val="none" w:sz="0" w:space="0" w:color="auto"/>
        <w:left w:val="none" w:sz="0" w:space="0" w:color="auto"/>
        <w:bottom w:val="none" w:sz="0" w:space="0" w:color="auto"/>
        <w:right w:val="none" w:sz="0" w:space="0" w:color="auto"/>
      </w:divBdr>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8555">
      <w:bodyDiv w:val="1"/>
      <w:marLeft w:val="0"/>
      <w:marRight w:val="0"/>
      <w:marTop w:val="0"/>
      <w:marBottom w:val="0"/>
      <w:divBdr>
        <w:top w:val="none" w:sz="0" w:space="0" w:color="auto"/>
        <w:left w:val="none" w:sz="0" w:space="0" w:color="auto"/>
        <w:bottom w:val="none" w:sz="0" w:space="0" w:color="auto"/>
        <w:right w:val="none" w:sz="0" w:space="0" w:color="auto"/>
      </w:divBdr>
    </w:div>
    <w:div w:id="128981922">
      <w:bodyDiv w:val="1"/>
      <w:marLeft w:val="0"/>
      <w:marRight w:val="0"/>
      <w:marTop w:val="0"/>
      <w:marBottom w:val="0"/>
      <w:divBdr>
        <w:top w:val="none" w:sz="0" w:space="0" w:color="auto"/>
        <w:left w:val="none" w:sz="0" w:space="0" w:color="auto"/>
        <w:bottom w:val="none" w:sz="0" w:space="0" w:color="auto"/>
        <w:right w:val="none" w:sz="0" w:space="0" w:color="auto"/>
      </w:divBdr>
    </w:div>
    <w:div w:id="131480670">
      <w:bodyDiv w:val="1"/>
      <w:marLeft w:val="0"/>
      <w:marRight w:val="0"/>
      <w:marTop w:val="0"/>
      <w:marBottom w:val="0"/>
      <w:divBdr>
        <w:top w:val="none" w:sz="0" w:space="0" w:color="auto"/>
        <w:left w:val="none" w:sz="0" w:space="0" w:color="auto"/>
        <w:bottom w:val="none" w:sz="0" w:space="0" w:color="auto"/>
        <w:right w:val="none" w:sz="0" w:space="0" w:color="auto"/>
      </w:divBdr>
    </w:div>
    <w:div w:id="131873669">
      <w:bodyDiv w:val="1"/>
      <w:marLeft w:val="0"/>
      <w:marRight w:val="0"/>
      <w:marTop w:val="0"/>
      <w:marBottom w:val="0"/>
      <w:divBdr>
        <w:top w:val="none" w:sz="0" w:space="0" w:color="auto"/>
        <w:left w:val="none" w:sz="0" w:space="0" w:color="auto"/>
        <w:bottom w:val="none" w:sz="0" w:space="0" w:color="auto"/>
        <w:right w:val="none" w:sz="0" w:space="0" w:color="auto"/>
      </w:divBdr>
    </w:div>
    <w:div w:id="134612060">
      <w:bodyDiv w:val="1"/>
      <w:marLeft w:val="0"/>
      <w:marRight w:val="0"/>
      <w:marTop w:val="0"/>
      <w:marBottom w:val="0"/>
      <w:divBdr>
        <w:top w:val="none" w:sz="0" w:space="0" w:color="auto"/>
        <w:left w:val="none" w:sz="0" w:space="0" w:color="auto"/>
        <w:bottom w:val="none" w:sz="0" w:space="0" w:color="auto"/>
        <w:right w:val="none" w:sz="0" w:space="0" w:color="auto"/>
      </w:divBdr>
    </w:div>
    <w:div w:id="160970162">
      <w:bodyDiv w:val="1"/>
      <w:marLeft w:val="0"/>
      <w:marRight w:val="0"/>
      <w:marTop w:val="0"/>
      <w:marBottom w:val="0"/>
      <w:divBdr>
        <w:top w:val="none" w:sz="0" w:space="0" w:color="auto"/>
        <w:left w:val="none" w:sz="0" w:space="0" w:color="auto"/>
        <w:bottom w:val="none" w:sz="0" w:space="0" w:color="auto"/>
        <w:right w:val="none" w:sz="0" w:space="0" w:color="auto"/>
      </w:divBdr>
    </w:div>
    <w:div w:id="166219125">
      <w:bodyDiv w:val="1"/>
      <w:marLeft w:val="0"/>
      <w:marRight w:val="0"/>
      <w:marTop w:val="0"/>
      <w:marBottom w:val="0"/>
      <w:divBdr>
        <w:top w:val="none" w:sz="0" w:space="0" w:color="auto"/>
        <w:left w:val="none" w:sz="0" w:space="0" w:color="auto"/>
        <w:bottom w:val="none" w:sz="0" w:space="0" w:color="auto"/>
        <w:right w:val="none" w:sz="0" w:space="0" w:color="auto"/>
      </w:divBdr>
    </w:div>
    <w:div w:id="166362239">
      <w:bodyDiv w:val="1"/>
      <w:marLeft w:val="0"/>
      <w:marRight w:val="0"/>
      <w:marTop w:val="0"/>
      <w:marBottom w:val="0"/>
      <w:divBdr>
        <w:top w:val="none" w:sz="0" w:space="0" w:color="auto"/>
        <w:left w:val="none" w:sz="0" w:space="0" w:color="auto"/>
        <w:bottom w:val="none" w:sz="0" w:space="0" w:color="auto"/>
        <w:right w:val="none" w:sz="0" w:space="0" w:color="auto"/>
      </w:divBdr>
    </w:div>
    <w:div w:id="176116501">
      <w:bodyDiv w:val="1"/>
      <w:marLeft w:val="0"/>
      <w:marRight w:val="0"/>
      <w:marTop w:val="0"/>
      <w:marBottom w:val="0"/>
      <w:divBdr>
        <w:top w:val="none" w:sz="0" w:space="0" w:color="auto"/>
        <w:left w:val="none" w:sz="0" w:space="0" w:color="auto"/>
        <w:bottom w:val="none" w:sz="0" w:space="0" w:color="auto"/>
        <w:right w:val="none" w:sz="0" w:space="0" w:color="auto"/>
      </w:divBdr>
    </w:div>
    <w:div w:id="186524790">
      <w:bodyDiv w:val="1"/>
      <w:marLeft w:val="0"/>
      <w:marRight w:val="0"/>
      <w:marTop w:val="0"/>
      <w:marBottom w:val="0"/>
      <w:divBdr>
        <w:top w:val="none" w:sz="0" w:space="0" w:color="auto"/>
        <w:left w:val="none" w:sz="0" w:space="0" w:color="auto"/>
        <w:bottom w:val="none" w:sz="0" w:space="0" w:color="auto"/>
        <w:right w:val="none" w:sz="0" w:space="0" w:color="auto"/>
      </w:divBdr>
    </w:div>
    <w:div w:id="189607912">
      <w:bodyDiv w:val="1"/>
      <w:marLeft w:val="0"/>
      <w:marRight w:val="0"/>
      <w:marTop w:val="0"/>
      <w:marBottom w:val="0"/>
      <w:divBdr>
        <w:top w:val="none" w:sz="0" w:space="0" w:color="auto"/>
        <w:left w:val="none" w:sz="0" w:space="0" w:color="auto"/>
        <w:bottom w:val="none" w:sz="0" w:space="0" w:color="auto"/>
        <w:right w:val="none" w:sz="0" w:space="0" w:color="auto"/>
      </w:divBdr>
    </w:div>
    <w:div w:id="204217418">
      <w:bodyDiv w:val="1"/>
      <w:marLeft w:val="0"/>
      <w:marRight w:val="0"/>
      <w:marTop w:val="0"/>
      <w:marBottom w:val="0"/>
      <w:divBdr>
        <w:top w:val="none" w:sz="0" w:space="0" w:color="auto"/>
        <w:left w:val="none" w:sz="0" w:space="0" w:color="auto"/>
        <w:bottom w:val="none" w:sz="0" w:space="0" w:color="auto"/>
        <w:right w:val="none" w:sz="0" w:space="0" w:color="auto"/>
      </w:divBdr>
    </w:div>
    <w:div w:id="210002354">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28543053">
      <w:bodyDiv w:val="1"/>
      <w:marLeft w:val="0"/>
      <w:marRight w:val="0"/>
      <w:marTop w:val="0"/>
      <w:marBottom w:val="0"/>
      <w:divBdr>
        <w:top w:val="none" w:sz="0" w:space="0" w:color="auto"/>
        <w:left w:val="none" w:sz="0" w:space="0" w:color="auto"/>
        <w:bottom w:val="none" w:sz="0" w:space="0" w:color="auto"/>
        <w:right w:val="none" w:sz="0" w:space="0" w:color="auto"/>
      </w:divBdr>
    </w:div>
    <w:div w:id="230580053">
      <w:bodyDiv w:val="1"/>
      <w:marLeft w:val="0"/>
      <w:marRight w:val="0"/>
      <w:marTop w:val="0"/>
      <w:marBottom w:val="0"/>
      <w:divBdr>
        <w:top w:val="none" w:sz="0" w:space="0" w:color="auto"/>
        <w:left w:val="none" w:sz="0" w:space="0" w:color="auto"/>
        <w:bottom w:val="none" w:sz="0" w:space="0" w:color="auto"/>
        <w:right w:val="none" w:sz="0" w:space="0" w:color="auto"/>
      </w:divBdr>
    </w:div>
    <w:div w:id="236939709">
      <w:bodyDiv w:val="1"/>
      <w:marLeft w:val="0"/>
      <w:marRight w:val="0"/>
      <w:marTop w:val="0"/>
      <w:marBottom w:val="0"/>
      <w:divBdr>
        <w:top w:val="none" w:sz="0" w:space="0" w:color="auto"/>
        <w:left w:val="none" w:sz="0" w:space="0" w:color="auto"/>
        <w:bottom w:val="none" w:sz="0" w:space="0" w:color="auto"/>
        <w:right w:val="none" w:sz="0" w:space="0" w:color="auto"/>
      </w:divBdr>
    </w:div>
    <w:div w:id="245313224">
      <w:bodyDiv w:val="1"/>
      <w:marLeft w:val="0"/>
      <w:marRight w:val="0"/>
      <w:marTop w:val="0"/>
      <w:marBottom w:val="0"/>
      <w:divBdr>
        <w:top w:val="none" w:sz="0" w:space="0" w:color="auto"/>
        <w:left w:val="none" w:sz="0" w:space="0" w:color="auto"/>
        <w:bottom w:val="none" w:sz="0" w:space="0" w:color="auto"/>
        <w:right w:val="none" w:sz="0" w:space="0" w:color="auto"/>
      </w:divBdr>
    </w:div>
    <w:div w:id="253125663">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066">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291907059">
      <w:bodyDiv w:val="1"/>
      <w:marLeft w:val="0"/>
      <w:marRight w:val="0"/>
      <w:marTop w:val="0"/>
      <w:marBottom w:val="0"/>
      <w:divBdr>
        <w:top w:val="none" w:sz="0" w:space="0" w:color="auto"/>
        <w:left w:val="none" w:sz="0" w:space="0" w:color="auto"/>
        <w:bottom w:val="none" w:sz="0" w:space="0" w:color="auto"/>
        <w:right w:val="none" w:sz="0" w:space="0" w:color="auto"/>
      </w:divBdr>
    </w:div>
    <w:div w:id="293295911">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7341">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41516027">
      <w:bodyDiv w:val="1"/>
      <w:marLeft w:val="0"/>
      <w:marRight w:val="0"/>
      <w:marTop w:val="0"/>
      <w:marBottom w:val="0"/>
      <w:divBdr>
        <w:top w:val="none" w:sz="0" w:space="0" w:color="auto"/>
        <w:left w:val="none" w:sz="0" w:space="0" w:color="auto"/>
        <w:bottom w:val="none" w:sz="0" w:space="0" w:color="auto"/>
        <w:right w:val="none" w:sz="0" w:space="0" w:color="auto"/>
      </w:divBdr>
    </w:div>
    <w:div w:id="343022139">
      <w:bodyDiv w:val="1"/>
      <w:marLeft w:val="0"/>
      <w:marRight w:val="0"/>
      <w:marTop w:val="0"/>
      <w:marBottom w:val="0"/>
      <w:divBdr>
        <w:top w:val="none" w:sz="0" w:space="0" w:color="auto"/>
        <w:left w:val="none" w:sz="0" w:space="0" w:color="auto"/>
        <w:bottom w:val="none" w:sz="0" w:space="0" w:color="auto"/>
        <w:right w:val="none" w:sz="0" w:space="0" w:color="auto"/>
      </w:divBdr>
    </w:div>
    <w:div w:id="346950629">
      <w:bodyDiv w:val="1"/>
      <w:marLeft w:val="0"/>
      <w:marRight w:val="0"/>
      <w:marTop w:val="0"/>
      <w:marBottom w:val="0"/>
      <w:divBdr>
        <w:top w:val="none" w:sz="0" w:space="0" w:color="auto"/>
        <w:left w:val="none" w:sz="0" w:space="0" w:color="auto"/>
        <w:bottom w:val="none" w:sz="0" w:space="0" w:color="auto"/>
        <w:right w:val="none" w:sz="0" w:space="0" w:color="auto"/>
      </w:divBdr>
    </w:div>
    <w:div w:id="366032319">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371851874">
      <w:bodyDiv w:val="1"/>
      <w:marLeft w:val="0"/>
      <w:marRight w:val="0"/>
      <w:marTop w:val="0"/>
      <w:marBottom w:val="0"/>
      <w:divBdr>
        <w:top w:val="none" w:sz="0" w:space="0" w:color="auto"/>
        <w:left w:val="none" w:sz="0" w:space="0" w:color="auto"/>
        <w:bottom w:val="none" w:sz="0" w:space="0" w:color="auto"/>
        <w:right w:val="none" w:sz="0" w:space="0" w:color="auto"/>
      </w:divBdr>
    </w:div>
    <w:div w:id="373700341">
      <w:bodyDiv w:val="1"/>
      <w:marLeft w:val="0"/>
      <w:marRight w:val="0"/>
      <w:marTop w:val="0"/>
      <w:marBottom w:val="0"/>
      <w:divBdr>
        <w:top w:val="none" w:sz="0" w:space="0" w:color="auto"/>
        <w:left w:val="none" w:sz="0" w:space="0" w:color="auto"/>
        <w:bottom w:val="none" w:sz="0" w:space="0" w:color="auto"/>
        <w:right w:val="none" w:sz="0" w:space="0" w:color="auto"/>
      </w:divBdr>
    </w:div>
    <w:div w:id="375080839">
      <w:bodyDiv w:val="1"/>
      <w:marLeft w:val="0"/>
      <w:marRight w:val="0"/>
      <w:marTop w:val="0"/>
      <w:marBottom w:val="0"/>
      <w:divBdr>
        <w:top w:val="none" w:sz="0" w:space="0" w:color="auto"/>
        <w:left w:val="none" w:sz="0" w:space="0" w:color="auto"/>
        <w:bottom w:val="none" w:sz="0" w:space="0" w:color="auto"/>
        <w:right w:val="none" w:sz="0" w:space="0" w:color="auto"/>
      </w:divBdr>
    </w:div>
    <w:div w:id="418794423">
      <w:bodyDiv w:val="1"/>
      <w:marLeft w:val="0"/>
      <w:marRight w:val="0"/>
      <w:marTop w:val="0"/>
      <w:marBottom w:val="0"/>
      <w:divBdr>
        <w:top w:val="none" w:sz="0" w:space="0" w:color="auto"/>
        <w:left w:val="none" w:sz="0" w:space="0" w:color="auto"/>
        <w:bottom w:val="none" w:sz="0" w:space="0" w:color="auto"/>
        <w:right w:val="none" w:sz="0" w:space="0" w:color="auto"/>
      </w:divBdr>
    </w:div>
    <w:div w:id="444272684">
      <w:bodyDiv w:val="1"/>
      <w:marLeft w:val="0"/>
      <w:marRight w:val="0"/>
      <w:marTop w:val="0"/>
      <w:marBottom w:val="0"/>
      <w:divBdr>
        <w:top w:val="none" w:sz="0" w:space="0" w:color="auto"/>
        <w:left w:val="none" w:sz="0" w:space="0" w:color="auto"/>
        <w:bottom w:val="none" w:sz="0" w:space="0" w:color="auto"/>
        <w:right w:val="none" w:sz="0" w:space="0" w:color="auto"/>
      </w:divBdr>
    </w:div>
    <w:div w:id="445662608">
      <w:bodyDiv w:val="1"/>
      <w:marLeft w:val="0"/>
      <w:marRight w:val="0"/>
      <w:marTop w:val="0"/>
      <w:marBottom w:val="0"/>
      <w:divBdr>
        <w:top w:val="none" w:sz="0" w:space="0" w:color="auto"/>
        <w:left w:val="none" w:sz="0" w:space="0" w:color="auto"/>
        <w:bottom w:val="none" w:sz="0" w:space="0" w:color="auto"/>
        <w:right w:val="none" w:sz="0" w:space="0" w:color="auto"/>
      </w:divBdr>
    </w:div>
    <w:div w:id="450829552">
      <w:bodyDiv w:val="1"/>
      <w:marLeft w:val="0"/>
      <w:marRight w:val="0"/>
      <w:marTop w:val="0"/>
      <w:marBottom w:val="0"/>
      <w:divBdr>
        <w:top w:val="none" w:sz="0" w:space="0" w:color="auto"/>
        <w:left w:val="none" w:sz="0" w:space="0" w:color="auto"/>
        <w:bottom w:val="none" w:sz="0" w:space="0" w:color="auto"/>
        <w:right w:val="none" w:sz="0" w:space="0" w:color="auto"/>
      </w:divBdr>
    </w:div>
    <w:div w:id="461533632">
      <w:bodyDiv w:val="1"/>
      <w:marLeft w:val="0"/>
      <w:marRight w:val="0"/>
      <w:marTop w:val="0"/>
      <w:marBottom w:val="0"/>
      <w:divBdr>
        <w:top w:val="none" w:sz="0" w:space="0" w:color="auto"/>
        <w:left w:val="none" w:sz="0" w:space="0" w:color="auto"/>
        <w:bottom w:val="none" w:sz="0" w:space="0" w:color="auto"/>
        <w:right w:val="none" w:sz="0" w:space="0" w:color="auto"/>
      </w:divBdr>
    </w:div>
    <w:div w:id="464589162">
      <w:bodyDiv w:val="1"/>
      <w:marLeft w:val="0"/>
      <w:marRight w:val="0"/>
      <w:marTop w:val="0"/>
      <w:marBottom w:val="0"/>
      <w:divBdr>
        <w:top w:val="none" w:sz="0" w:space="0" w:color="auto"/>
        <w:left w:val="none" w:sz="0" w:space="0" w:color="auto"/>
        <w:bottom w:val="none" w:sz="0" w:space="0" w:color="auto"/>
        <w:right w:val="none" w:sz="0" w:space="0" w:color="auto"/>
      </w:divBdr>
    </w:div>
    <w:div w:id="466437170">
      <w:bodyDiv w:val="1"/>
      <w:marLeft w:val="0"/>
      <w:marRight w:val="0"/>
      <w:marTop w:val="0"/>
      <w:marBottom w:val="0"/>
      <w:divBdr>
        <w:top w:val="none" w:sz="0" w:space="0" w:color="auto"/>
        <w:left w:val="none" w:sz="0" w:space="0" w:color="auto"/>
        <w:bottom w:val="none" w:sz="0" w:space="0" w:color="auto"/>
        <w:right w:val="none" w:sz="0" w:space="0" w:color="auto"/>
      </w:divBdr>
    </w:div>
    <w:div w:id="471871438">
      <w:bodyDiv w:val="1"/>
      <w:marLeft w:val="0"/>
      <w:marRight w:val="0"/>
      <w:marTop w:val="0"/>
      <w:marBottom w:val="0"/>
      <w:divBdr>
        <w:top w:val="none" w:sz="0" w:space="0" w:color="auto"/>
        <w:left w:val="none" w:sz="0" w:space="0" w:color="auto"/>
        <w:bottom w:val="none" w:sz="0" w:space="0" w:color="auto"/>
        <w:right w:val="none" w:sz="0" w:space="0" w:color="auto"/>
      </w:divBdr>
    </w:div>
    <w:div w:id="471948183">
      <w:bodyDiv w:val="1"/>
      <w:marLeft w:val="0"/>
      <w:marRight w:val="0"/>
      <w:marTop w:val="0"/>
      <w:marBottom w:val="0"/>
      <w:divBdr>
        <w:top w:val="none" w:sz="0" w:space="0" w:color="auto"/>
        <w:left w:val="none" w:sz="0" w:space="0" w:color="auto"/>
        <w:bottom w:val="none" w:sz="0" w:space="0" w:color="auto"/>
        <w:right w:val="none" w:sz="0" w:space="0" w:color="auto"/>
      </w:divBdr>
    </w:div>
    <w:div w:id="477116440">
      <w:bodyDiv w:val="1"/>
      <w:marLeft w:val="0"/>
      <w:marRight w:val="0"/>
      <w:marTop w:val="0"/>
      <w:marBottom w:val="0"/>
      <w:divBdr>
        <w:top w:val="none" w:sz="0" w:space="0" w:color="auto"/>
        <w:left w:val="none" w:sz="0" w:space="0" w:color="auto"/>
        <w:bottom w:val="none" w:sz="0" w:space="0" w:color="auto"/>
        <w:right w:val="none" w:sz="0" w:space="0" w:color="auto"/>
      </w:divBdr>
    </w:div>
    <w:div w:id="477385745">
      <w:bodyDiv w:val="1"/>
      <w:marLeft w:val="0"/>
      <w:marRight w:val="0"/>
      <w:marTop w:val="0"/>
      <w:marBottom w:val="0"/>
      <w:divBdr>
        <w:top w:val="none" w:sz="0" w:space="0" w:color="auto"/>
        <w:left w:val="none" w:sz="0" w:space="0" w:color="auto"/>
        <w:bottom w:val="none" w:sz="0" w:space="0" w:color="auto"/>
        <w:right w:val="none" w:sz="0" w:space="0" w:color="auto"/>
      </w:divBdr>
    </w:div>
    <w:div w:id="484782007">
      <w:bodyDiv w:val="1"/>
      <w:marLeft w:val="0"/>
      <w:marRight w:val="0"/>
      <w:marTop w:val="0"/>
      <w:marBottom w:val="0"/>
      <w:divBdr>
        <w:top w:val="none" w:sz="0" w:space="0" w:color="auto"/>
        <w:left w:val="none" w:sz="0" w:space="0" w:color="auto"/>
        <w:bottom w:val="none" w:sz="0" w:space="0" w:color="auto"/>
        <w:right w:val="none" w:sz="0" w:space="0" w:color="auto"/>
      </w:divBdr>
    </w:div>
    <w:div w:id="507408994">
      <w:bodyDiv w:val="1"/>
      <w:marLeft w:val="0"/>
      <w:marRight w:val="0"/>
      <w:marTop w:val="0"/>
      <w:marBottom w:val="0"/>
      <w:divBdr>
        <w:top w:val="none" w:sz="0" w:space="0" w:color="auto"/>
        <w:left w:val="none" w:sz="0" w:space="0" w:color="auto"/>
        <w:bottom w:val="none" w:sz="0" w:space="0" w:color="auto"/>
        <w:right w:val="none" w:sz="0" w:space="0" w:color="auto"/>
      </w:divBdr>
    </w:div>
    <w:div w:id="511147151">
      <w:bodyDiv w:val="1"/>
      <w:marLeft w:val="0"/>
      <w:marRight w:val="0"/>
      <w:marTop w:val="0"/>
      <w:marBottom w:val="0"/>
      <w:divBdr>
        <w:top w:val="none" w:sz="0" w:space="0" w:color="auto"/>
        <w:left w:val="none" w:sz="0" w:space="0" w:color="auto"/>
        <w:bottom w:val="none" w:sz="0" w:space="0" w:color="auto"/>
        <w:right w:val="none" w:sz="0" w:space="0" w:color="auto"/>
      </w:divBdr>
    </w:div>
    <w:div w:id="552470914">
      <w:bodyDiv w:val="1"/>
      <w:marLeft w:val="0"/>
      <w:marRight w:val="0"/>
      <w:marTop w:val="0"/>
      <w:marBottom w:val="0"/>
      <w:divBdr>
        <w:top w:val="none" w:sz="0" w:space="0" w:color="auto"/>
        <w:left w:val="none" w:sz="0" w:space="0" w:color="auto"/>
        <w:bottom w:val="none" w:sz="0" w:space="0" w:color="auto"/>
        <w:right w:val="none" w:sz="0" w:space="0" w:color="auto"/>
      </w:divBdr>
    </w:div>
    <w:div w:id="563295642">
      <w:bodyDiv w:val="1"/>
      <w:marLeft w:val="0"/>
      <w:marRight w:val="0"/>
      <w:marTop w:val="0"/>
      <w:marBottom w:val="0"/>
      <w:divBdr>
        <w:top w:val="none" w:sz="0" w:space="0" w:color="auto"/>
        <w:left w:val="none" w:sz="0" w:space="0" w:color="auto"/>
        <w:bottom w:val="none" w:sz="0" w:space="0" w:color="auto"/>
        <w:right w:val="none" w:sz="0" w:space="0" w:color="auto"/>
      </w:divBdr>
    </w:div>
    <w:div w:id="584848053">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2711">
      <w:bodyDiv w:val="1"/>
      <w:marLeft w:val="0"/>
      <w:marRight w:val="0"/>
      <w:marTop w:val="0"/>
      <w:marBottom w:val="0"/>
      <w:divBdr>
        <w:top w:val="none" w:sz="0" w:space="0" w:color="auto"/>
        <w:left w:val="none" w:sz="0" w:space="0" w:color="auto"/>
        <w:bottom w:val="none" w:sz="0" w:space="0" w:color="auto"/>
        <w:right w:val="none" w:sz="0" w:space="0" w:color="auto"/>
      </w:divBdr>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3713">
      <w:bodyDiv w:val="1"/>
      <w:marLeft w:val="0"/>
      <w:marRight w:val="0"/>
      <w:marTop w:val="0"/>
      <w:marBottom w:val="0"/>
      <w:divBdr>
        <w:top w:val="none" w:sz="0" w:space="0" w:color="auto"/>
        <w:left w:val="none" w:sz="0" w:space="0" w:color="auto"/>
        <w:bottom w:val="none" w:sz="0" w:space="0" w:color="auto"/>
        <w:right w:val="none" w:sz="0" w:space="0" w:color="auto"/>
      </w:divBdr>
    </w:div>
    <w:div w:id="628976104">
      <w:bodyDiv w:val="1"/>
      <w:marLeft w:val="0"/>
      <w:marRight w:val="0"/>
      <w:marTop w:val="0"/>
      <w:marBottom w:val="0"/>
      <w:divBdr>
        <w:top w:val="none" w:sz="0" w:space="0" w:color="auto"/>
        <w:left w:val="none" w:sz="0" w:space="0" w:color="auto"/>
        <w:bottom w:val="none" w:sz="0" w:space="0" w:color="auto"/>
        <w:right w:val="none" w:sz="0" w:space="0" w:color="auto"/>
      </w:divBdr>
    </w:div>
    <w:div w:id="632684651">
      <w:bodyDiv w:val="1"/>
      <w:marLeft w:val="0"/>
      <w:marRight w:val="0"/>
      <w:marTop w:val="0"/>
      <w:marBottom w:val="0"/>
      <w:divBdr>
        <w:top w:val="none" w:sz="0" w:space="0" w:color="auto"/>
        <w:left w:val="none" w:sz="0" w:space="0" w:color="auto"/>
        <w:bottom w:val="none" w:sz="0" w:space="0" w:color="auto"/>
        <w:right w:val="none" w:sz="0" w:space="0" w:color="auto"/>
      </w:divBdr>
    </w:div>
    <w:div w:id="634333816">
      <w:bodyDiv w:val="1"/>
      <w:marLeft w:val="0"/>
      <w:marRight w:val="0"/>
      <w:marTop w:val="0"/>
      <w:marBottom w:val="0"/>
      <w:divBdr>
        <w:top w:val="none" w:sz="0" w:space="0" w:color="auto"/>
        <w:left w:val="none" w:sz="0" w:space="0" w:color="auto"/>
        <w:bottom w:val="none" w:sz="0" w:space="0" w:color="auto"/>
        <w:right w:val="none" w:sz="0" w:space="0" w:color="auto"/>
      </w:divBdr>
    </w:div>
    <w:div w:id="636420667">
      <w:bodyDiv w:val="1"/>
      <w:marLeft w:val="0"/>
      <w:marRight w:val="0"/>
      <w:marTop w:val="0"/>
      <w:marBottom w:val="0"/>
      <w:divBdr>
        <w:top w:val="none" w:sz="0" w:space="0" w:color="auto"/>
        <w:left w:val="none" w:sz="0" w:space="0" w:color="auto"/>
        <w:bottom w:val="none" w:sz="0" w:space="0" w:color="auto"/>
        <w:right w:val="none" w:sz="0" w:space="0" w:color="auto"/>
      </w:divBdr>
    </w:div>
    <w:div w:id="643656626">
      <w:bodyDiv w:val="1"/>
      <w:marLeft w:val="0"/>
      <w:marRight w:val="0"/>
      <w:marTop w:val="0"/>
      <w:marBottom w:val="0"/>
      <w:divBdr>
        <w:top w:val="none" w:sz="0" w:space="0" w:color="auto"/>
        <w:left w:val="none" w:sz="0" w:space="0" w:color="auto"/>
        <w:bottom w:val="none" w:sz="0" w:space="0" w:color="auto"/>
        <w:right w:val="none" w:sz="0" w:space="0" w:color="auto"/>
      </w:divBdr>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2607">
      <w:bodyDiv w:val="1"/>
      <w:marLeft w:val="0"/>
      <w:marRight w:val="0"/>
      <w:marTop w:val="0"/>
      <w:marBottom w:val="0"/>
      <w:divBdr>
        <w:top w:val="none" w:sz="0" w:space="0" w:color="auto"/>
        <w:left w:val="none" w:sz="0" w:space="0" w:color="auto"/>
        <w:bottom w:val="none" w:sz="0" w:space="0" w:color="auto"/>
        <w:right w:val="none" w:sz="0" w:space="0" w:color="auto"/>
      </w:divBdr>
    </w:div>
    <w:div w:id="695884716">
      <w:bodyDiv w:val="1"/>
      <w:marLeft w:val="0"/>
      <w:marRight w:val="0"/>
      <w:marTop w:val="0"/>
      <w:marBottom w:val="0"/>
      <w:divBdr>
        <w:top w:val="none" w:sz="0" w:space="0" w:color="auto"/>
        <w:left w:val="none" w:sz="0" w:space="0" w:color="auto"/>
        <w:bottom w:val="none" w:sz="0" w:space="0" w:color="auto"/>
        <w:right w:val="none" w:sz="0" w:space="0" w:color="auto"/>
      </w:divBdr>
    </w:div>
    <w:div w:id="697586064">
      <w:bodyDiv w:val="1"/>
      <w:marLeft w:val="0"/>
      <w:marRight w:val="0"/>
      <w:marTop w:val="0"/>
      <w:marBottom w:val="0"/>
      <w:divBdr>
        <w:top w:val="none" w:sz="0" w:space="0" w:color="auto"/>
        <w:left w:val="none" w:sz="0" w:space="0" w:color="auto"/>
        <w:bottom w:val="none" w:sz="0" w:space="0" w:color="auto"/>
        <w:right w:val="none" w:sz="0" w:space="0" w:color="auto"/>
      </w:divBdr>
    </w:div>
    <w:div w:id="698046738">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11811257">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726687415">
      <w:bodyDiv w:val="1"/>
      <w:marLeft w:val="0"/>
      <w:marRight w:val="0"/>
      <w:marTop w:val="0"/>
      <w:marBottom w:val="0"/>
      <w:divBdr>
        <w:top w:val="none" w:sz="0" w:space="0" w:color="auto"/>
        <w:left w:val="none" w:sz="0" w:space="0" w:color="auto"/>
        <w:bottom w:val="none" w:sz="0" w:space="0" w:color="auto"/>
        <w:right w:val="none" w:sz="0" w:space="0" w:color="auto"/>
      </w:divBdr>
    </w:div>
    <w:div w:id="744491846">
      <w:bodyDiv w:val="1"/>
      <w:marLeft w:val="0"/>
      <w:marRight w:val="0"/>
      <w:marTop w:val="0"/>
      <w:marBottom w:val="0"/>
      <w:divBdr>
        <w:top w:val="none" w:sz="0" w:space="0" w:color="auto"/>
        <w:left w:val="none" w:sz="0" w:space="0" w:color="auto"/>
        <w:bottom w:val="none" w:sz="0" w:space="0" w:color="auto"/>
        <w:right w:val="none" w:sz="0" w:space="0" w:color="auto"/>
      </w:divBdr>
    </w:div>
    <w:div w:id="752966911">
      <w:bodyDiv w:val="1"/>
      <w:marLeft w:val="0"/>
      <w:marRight w:val="0"/>
      <w:marTop w:val="0"/>
      <w:marBottom w:val="0"/>
      <w:divBdr>
        <w:top w:val="none" w:sz="0" w:space="0" w:color="auto"/>
        <w:left w:val="none" w:sz="0" w:space="0" w:color="auto"/>
        <w:bottom w:val="none" w:sz="0" w:space="0" w:color="auto"/>
        <w:right w:val="none" w:sz="0" w:space="0" w:color="auto"/>
      </w:divBdr>
    </w:div>
    <w:div w:id="758599140">
      <w:bodyDiv w:val="1"/>
      <w:marLeft w:val="0"/>
      <w:marRight w:val="0"/>
      <w:marTop w:val="0"/>
      <w:marBottom w:val="0"/>
      <w:divBdr>
        <w:top w:val="none" w:sz="0" w:space="0" w:color="auto"/>
        <w:left w:val="none" w:sz="0" w:space="0" w:color="auto"/>
        <w:bottom w:val="none" w:sz="0" w:space="0" w:color="auto"/>
        <w:right w:val="none" w:sz="0" w:space="0" w:color="auto"/>
      </w:divBdr>
    </w:div>
    <w:div w:id="760100039">
      <w:bodyDiv w:val="1"/>
      <w:marLeft w:val="0"/>
      <w:marRight w:val="0"/>
      <w:marTop w:val="0"/>
      <w:marBottom w:val="0"/>
      <w:divBdr>
        <w:top w:val="none" w:sz="0" w:space="0" w:color="auto"/>
        <w:left w:val="none" w:sz="0" w:space="0" w:color="auto"/>
        <w:bottom w:val="none" w:sz="0" w:space="0" w:color="auto"/>
        <w:right w:val="none" w:sz="0" w:space="0" w:color="auto"/>
      </w:divBdr>
    </w:div>
    <w:div w:id="778255002">
      <w:bodyDiv w:val="1"/>
      <w:marLeft w:val="0"/>
      <w:marRight w:val="0"/>
      <w:marTop w:val="0"/>
      <w:marBottom w:val="0"/>
      <w:divBdr>
        <w:top w:val="none" w:sz="0" w:space="0" w:color="auto"/>
        <w:left w:val="none" w:sz="0" w:space="0" w:color="auto"/>
        <w:bottom w:val="none" w:sz="0" w:space="0" w:color="auto"/>
        <w:right w:val="none" w:sz="0" w:space="0" w:color="auto"/>
      </w:divBdr>
    </w:div>
    <w:div w:id="780611424">
      <w:bodyDiv w:val="1"/>
      <w:marLeft w:val="0"/>
      <w:marRight w:val="0"/>
      <w:marTop w:val="0"/>
      <w:marBottom w:val="0"/>
      <w:divBdr>
        <w:top w:val="none" w:sz="0" w:space="0" w:color="auto"/>
        <w:left w:val="none" w:sz="0" w:space="0" w:color="auto"/>
        <w:bottom w:val="none" w:sz="0" w:space="0" w:color="auto"/>
        <w:right w:val="none" w:sz="0" w:space="0" w:color="auto"/>
      </w:divBdr>
    </w:div>
    <w:div w:id="781723407">
      <w:bodyDiv w:val="1"/>
      <w:marLeft w:val="0"/>
      <w:marRight w:val="0"/>
      <w:marTop w:val="0"/>
      <w:marBottom w:val="0"/>
      <w:divBdr>
        <w:top w:val="none" w:sz="0" w:space="0" w:color="auto"/>
        <w:left w:val="none" w:sz="0" w:space="0" w:color="auto"/>
        <w:bottom w:val="none" w:sz="0" w:space="0" w:color="auto"/>
        <w:right w:val="none" w:sz="0" w:space="0" w:color="auto"/>
      </w:divBdr>
    </w:div>
    <w:div w:id="789086128">
      <w:bodyDiv w:val="1"/>
      <w:marLeft w:val="0"/>
      <w:marRight w:val="0"/>
      <w:marTop w:val="0"/>
      <w:marBottom w:val="0"/>
      <w:divBdr>
        <w:top w:val="none" w:sz="0" w:space="0" w:color="auto"/>
        <w:left w:val="none" w:sz="0" w:space="0" w:color="auto"/>
        <w:bottom w:val="none" w:sz="0" w:space="0" w:color="auto"/>
        <w:right w:val="none" w:sz="0" w:space="0" w:color="auto"/>
      </w:divBdr>
    </w:div>
    <w:div w:id="796988496">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25826515">
      <w:bodyDiv w:val="1"/>
      <w:marLeft w:val="0"/>
      <w:marRight w:val="0"/>
      <w:marTop w:val="0"/>
      <w:marBottom w:val="0"/>
      <w:divBdr>
        <w:top w:val="none" w:sz="0" w:space="0" w:color="auto"/>
        <w:left w:val="none" w:sz="0" w:space="0" w:color="auto"/>
        <w:bottom w:val="none" w:sz="0" w:space="0" w:color="auto"/>
        <w:right w:val="none" w:sz="0" w:space="0" w:color="auto"/>
      </w:divBdr>
    </w:div>
    <w:div w:id="838272188">
      <w:bodyDiv w:val="1"/>
      <w:marLeft w:val="0"/>
      <w:marRight w:val="0"/>
      <w:marTop w:val="0"/>
      <w:marBottom w:val="0"/>
      <w:divBdr>
        <w:top w:val="none" w:sz="0" w:space="0" w:color="auto"/>
        <w:left w:val="none" w:sz="0" w:space="0" w:color="auto"/>
        <w:bottom w:val="none" w:sz="0" w:space="0" w:color="auto"/>
        <w:right w:val="none" w:sz="0" w:space="0" w:color="auto"/>
      </w:divBdr>
    </w:div>
    <w:div w:id="840975475">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875854676">
      <w:bodyDiv w:val="1"/>
      <w:marLeft w:val="0"/>
      <w:marRight w:val="0"/>
      <w:marTop w:val="0"/>
      <w:marBottom w:val="0"/>
      <w:divBdr>
        <w:top w:val="none" w:sz="0" w:space="0" w:color="auto"/>
        <w:left w:val="none" w:sz="0" w:space="0" w:color="auto"/>
        <w:bottom w:val="none" w:sz="0" w:space="0" w:color="auto"/>
        <w:right w:val="none" w:sz="0" w:space="0" w:color="auto"/>
      </w:divBdr>
    </w:div>
    <w:div w:id="883442759">
      <w:bodyDiv w:val="1"/>
      <w:marLeft w:val="0"/>
      <w:marRight w:val="0"/>
      <w:marTop w:val="0"/>
      <w:marBottom w:val="0"/>
      <w:divBdr>
        <w:top w:val="none" w:sz="0" w:space="0" w:color="auto"/>
        <w:left w:val="none" w:sz="0" w:space="0" w:color="auto"/>
        <w:bottom w:val="none" w:sz="0" w:space="0" w:color="auto"/>
        <w:right w:val="none" w:sz="0" w:space="0" w:color="auto"/>
      </w:divBdr>
    </w:div>
    <w:div w:id="888881856">
      <w:bodyDiv w:val="1"/>
      <w:marLeft w:val="0"/>
      <w:marRight w:val="0"/>
      <w:marTop w:val="0"/>
      <w:marBottom w:val="0"/>
      <w:divBdr>
        <w:top w:val="none" w:sz="0" w:space="0" w:color="auto"/>
        <w:left w:val="none" w:sz="0" w:space="0" w:color="auto"/>
        <w:bottom w:val="none" w:sz="0" w:space="0" w:color="auto"/>
        <w:right w:val="none" w:sz="0" w:space="0" w:color="auto"/>
      </w:divBdr>
    </w:div>
    <w:div w:id="891385646">
      <w:bodyDiv w:val="1"/>
      <w:marLeft w:val="0"/>
      <w:marRight w:val="0"/>
      <w:marTop w:val="0"/>
      <w:marBottom w:val="0"/>
      <w:divBdr>
        <w:top w:val="none" w:sz="0" w:space="0" w:color="auto"/>
        <w:left w:val="none" w:sz="0" w:space="0" w:color="auto"/>
        <w:bottom w:val="none" w:sz="0" w:space="0" w:color="auto"/>
        <w:right w:val="none" w:sz="0" w:space="0" w:color="auto"/>
      </w:divBdr>
    </w:div>
    <w:div w:id="894586899">
      <w:bodyDiv w:val="1"/>
      <w:marLeft w:val="0"/>
      <w:marRight w:val="0"/>
      <w:marTop w:val="0"/>
      <w:marBottom w:val="0"/>
      <w:divBdr>
        <w:top w:val="none" w:sz="0" w:space="0" w:color="auto"/>
        <w:left w:val="none" w:sz="0" w:space="0" w:color="auto"/>
        <w:bottom w:val="none" w:sz="0" w:space="0" w:color="auto"/>
        <w:right w:val="none" w:sz="0" w:space="0" w:color="auto"/>
      </w:divBdr>
    </w:div>
    <w:div w:id="906307319">
      <w:bodyDiv w:val="1"/>
      <w:marLeft w:val="0"/>
      <w:marRight w:val="0"/>
      <w:marTop w:val="0"/>
      <w:marBottom w:val="0"/>
      <w:divBdr>
        <w:top w:val="none" w:sz="0" w:space="0" w:color="auto"/>
        <w:left w:val="none" w:sz="0" w:space="0" w:color="auto"/>
        <w:bottom w:val="none" w:sz="0" w:space="0" w:color="auto"/>
        <w:right w:val="none" w:sz="0" w:space="0" w:color="auto"/>
      </w:divBdr>
    </w:div>
    <w:div w:id="907419316">
      <w:bodyDiv w:val="1"/>
      <w:marLeft w:val="0"/>
      <w:marRight w:val="0"/>
      <w:marTop w:val="0"/>
      <w:marBottom w:val="0"/>
      <w:divBdr>
        <w:top w:val="none" w:sz="0" w:space="0" w:color="auto"/>
        <w:left w:val="none" w:sz="0" w:space="0" w:color="auto"/>
        <w:bottom w:val="none" w:sz="0" w:space="0" w:color="auto"/>
        <w:right w:val="none" w:sz="0" w:space="0" w:color="auto"/>
      </w:divBdr>
    </w:div>
    <w:div w:id="910576887">
      <w:bodyDiv w:val="1"/>
      <w:marLeft w:val="0"/>
      <w:marRight w:val="0"/>
      <w:marTop w:val="0"/>
      <w:marBottom w:val="0"/>
      <w:divBdr>
        <w:top w:val="none" w:sz="0" w:space="0" w:color="auto"/>
        <w:left w:val="none" w:sz="0" w:space="0" w:color="auto"/>
        <w:bottom w:val="none" w:sz="0" w:space="0" w:color="auto"/>
        <w:right w:val="none" w:sz="0" w:space="0" w:color="auto"/>
      </w:divBdr>
    </w:div>
    <w:div w:id="941495341">
      <w:bodyDiv w:val="1"/>
      <w:marLeft w:val="0"/>
      <w:marRight w:val="0"/>
      <w:marTop w:val="0"/>
      <w:marBottom w:val="0"/>
      <w:divBdr>
        <w:top w:val="none" w:sz="0" w:space="0" w:color="auto"/>
        <w:left w:val="none" w:sz="0" w:space="0" w:color="auto"/>
        <w:bottom w:val="none" w:sz="0" w:space="0" w:color="auto"/>
        <w:right w:val="none" w:sz="0" w:space="0" w:color="auto"/>
      </w:divBdr>
    </w:div>
    <w:div w:id="956446123">
      <w:bodyDiv w:val="1"/>
      <w:marLeft w:val="0"/>
      <w:marRight w:val="0"/>
      <w:marTop w:val="0"/>
      <w:marBottom w:val="0"/>
      <w:divBdr>
        <w:top w:val="none" w:sz="0" w:space="0" w:color="auto"/>
        <w:left w:val="none" w:sz="0" w:space="0" w:color="auto"/>
        <w:bottom w:val="none" w:sz="0" w:space="0" w:color="auto"/>
        <w:right w:val="none" w:sz="0" w:space="0" w:color="auto"/>
      </w:divBdr>
    </w:div>
    <w:div w:id="966737468">
      <w:bodyDiv w:val="1"/>
      <w:marLeft w:val="0"/>
      <w:marRight w:val="0"/>
      <w:marTop w:val="0"/>
      <w:marBottom w:val="0"/>
      <w:divBdr>
        <w:top w:val="none" w:sz="0" w:space="0" w:color="auto"/>
        <w:left w:val="none" w:sz="0" w:space="0" w:color="auto"/>
        <w:bottom w:val="none" w:sz="0" w:space="0" w:color="auto"/>
        <w:right w:val="none" w:sz="0" w:space="0" w:color="auto"/>
      </w:divBdr>
    </w:div>
    <w:div w:id="985207952">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37">
      <w:bodyDiv w:val="1"/>
      <w:marLeft w:val="0"/>
      <w:marRight w:val="0"/>
      <w:marTop w:val="0"/>
      <w:marBottom w:val="0"/>
      <w:divBdr>
        <w:top w:val="none" w:sz="0" w:space="0" w:color="auto"/>
        <w:left w:val="none" w:sz="0" w:space="0" w:color="auto"/>
        <w:bottom w:val="none" w:sz="0" w:space="0" w:color="auto"/>
        <w:right w:val="none" w:sz="0" w:space="0" w:color="auto"/>
      </w:divBdr>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3665">
      <w:bodyDiv w:val="1"/>
      <w:marLeft w:val="0"/>
      <w:marRight w:val="0"/>
      <w:marTop w:val="0"/>
      <w:marBottom w:val="0"/>
      <w:divBdr>
        <w:top w:val="none" w:sz="0" w:space="0" w:color="auto"/>
        <w:left w:val="none" w:sz="0" w:space="0" w:color="auto"/>
        <w:bottom w:val="none" w:sz="0" w:space="0" w:color="auto"/>
        <w:right w:val="none" w:sz="0" w:space="0" w:color="auto"/>
      </w:divBdr>
    </w:div>
    <w:div w:id="1054619560">
      <w:bodyDiv w:val="1"/>
      <w:marLeft w:val="0"/>
      <w:marRight w:val="0"/>
      <w:marTop w:val="0"/>
      <w:marBottom w:val="0"/>
      <w:divBdr>
        <w:top w:val="none" w:sz="0" w:space="0" w:color="auto"/>
        <w:left w:val="none" w:sz="0" w:space="0" w:color="auto"/>
        <w:bottom w:val="none" w:sz="0" w:space="0" w:color="auto"/>
        <w:right w:val="none" w:sz="0" w:space="0" w:color="auto"/>
      </w:divBdr>
    </w:div>
    <w:div w:id="1059524249">
      <w:bodyDiv w:val="1"/>
      <w:marLeft w:val="0"/>
      <w:marRight w:val="0"/>
      <w:marTop w:val="0"/>
      <w:marBottom w:val="0"/>
      <w:divBdr>
        <w:top w:val="none" w:sz="0" w:space="0" w:color="auto"/>
        <w:left w:val="none" w:sz="0" w:space="0" w:color="auto"/>
        <w:bottom w:val="none" w:sz="0" w:space="0" w:color="auto"/>
        <w:right w:val="none" w:sz="0" w:space="0" w:color="auto"/>
      </w:divBdr>
    </w:div>
    <w:div w:id="1072318160">
      <w:bodyDiv w:val="1"/>
      <w:marLeft w:val="0"/>
      <w:marRight w:val="0"/>
      <w:marTop w:val="0"/>
      <w:marBottom w:val="0"/>
      <w:divBdr>
        <w:top w:val="none" w:sz="0" w:space="0" w:color="auto"/>
        <w:left w:val="none" w:sz="0" w:space="0" w:color="auto"/>
        <w:bottom w:val="none" w:sz="0" w:space="0" w:color="auto"/>
        <w:right w:val="none" w:sz="0" w:space="0" w:color="auto"/>
      </w:divBdr>
    </w:div>
    <w:div w:id="1078401993">
      <w:bodyDiv w:val="1"/>
      <w:marLeft w:val="0"/>
      <w:marRight w:val="0"/>
      <w:marTop w:val="0"/>
      <w:marBottom w:val="0"/>
      <w:divBdr>
        <w:top w:val="none" w:sz="0" w:space="0" w:color="auto"/>
        <w:left w:val="none" w:sz="0" w:space="0" w:color="auto"/>
        <w:bottom w:val="none" w:sz="0" w:space="0" w:color="auto"/>
        <w:right w:val="none" w:sz="0" w:space="0" w:color="auto"/>
      </w:divBdr>
    </w:div>
    <w:div w:id="1081215128">
      <w:bodyDiv w:val="1"/>
      <w:marLeft w:val="0"/>
      <w:marRight w:val="0"/>
      <w:marTop w:val="0"/>
      <w:marBottom w:val="0"/>
      <w:divBdr>
        <w:top w:val="none" w:sz="0" w:space="0" w:color="auto"/>
        <w:left w:val="none" w:sz="0" w:space="0" w:color="auto"/>
        <w:bottom w:val="none" w:sz="0" w:space="0" w:color="auto"/>
        <w:right w:val="none" w:sz="0" w:space="0" w:color="auto"/>
      </w:divBdr>
    </w:div>
    <w:div w:id="1085999839">
      <w:bodyDiv w:val="1"/>
      <w:marLeft w:val="0"/>
      <w:marRight w:val="0"/>
      <w:marTop w:val="0"/>
      <w:marBottom w:val="0"/>
      <w:divBdr>
        <w:top w:val="none" w:sz="0" w:space="0" w:color="auto"/>
        <w:left w:val="none" w:sz="0" w:space="0" w:color="auto"/>
        <w:bottom w:val="none" w:sz="0" w:space="0" w:color="auto"/>
        <w:right w:val="none" w:sz="0" w:space="0" w:color="auto"/>
      </w:divBdr>
    </w:div>
    <w:div w:id="1098674223">
      <w:bodyDiv w:val="1"/>
      <w:marLeft w:val="0"/>
      <w:marRight w:val="0"/>
      <w:marTop w:val="0"/>
      <w:marBottom w:val="0"/>
      <w:divBdr>
        <w:top w:val="none" w:sz="0" w:space="0" w:color="auto"/>
        <w:left w:val="none" w:sz="0" w:space="0" w:color="auto"/>
        <w:bottom w:val="none" w:sz="0" w:space="0" w:color="auto"/>
        <w:right w:val="none" w:sz="0" w:space="0" w:color="auto"/>
      </w:divBdr>
    </w:div>
    <w:div w:id="1121267567">
      <w:bodyDiv w:val="1"/>
      <w:marLeft w:val="0"/>
      <w:marRight w:val="0"/>
      <w:marTop w:val="0"/>
      <w:marBottom w:val="0"/>
      <w:divBdr>
        <w:top w:val="none" w:sz="0" w:space="0" w:color="auto"/>
        <w:left w:val="none" w:sz="0" w:space="0" w:color="auto"/>
        <w:bottom w:val="none" w:sz="0" w:space="0" w:color="auto"/>
        <w:right w:val="none" w:sz="0" w:space="0" w:color="auto"/>
      </w:divBdr>
    </w:div>
    <w:div w:id="1125463082">
      <w:bodyDiv w:val="1"/>
      <w:marLeft w:val="0"/>
      <w:marRight w:val="0"/>
      <w:marTop w:val="0"/>
      <w:marBottom w:val="0"/>
      <w:divBdr>
        <w:top w:val="none" w:sz="0" w:space="0" w:color="auto"/>
        <w:left w:val="none" w:sz="0" w:space="0" w:color="auto"/>
        <w:bottom w:val="none" w:sz="0" w:space="0" w:color="auto"/>
        <w:right w:val="none" w:sz="0" w:space="0" w:color="auto"/>
      </w:divBdr>
    </w:div>
    <w:div w:id="1127358924">
      <w:bodyDiv w:val="1"/>
      <w:marLeft w:val="0"/>
      <w:marRight w:val="0"/>
      <w:marTop w:val="0"/>
      <w:marBottom w:val="0"/>
      <w:divBdr>
        <w:top w:val="none" w:sz="0" w:space="0" w:color="auto"/>
        <w:left w:val="none" w:sz="0" w:space="0" w:color="auto"/>
        <w:bottom w:val="none" w:sz="0" w:space="0" w:color="auto"/>
        <w:right w:val="none" w:sz="0" w:space="0" w:color="auto"/>
      </w:divBdr>
    </w:div>
    <w:div w:id="1147091846">
      <w:bodyDiv w:val="1"/>
      <w:marLeft w:val="0"/>
      <w:marRight w:val="0"/>
      <w:marTop w:val="0"/>
      <w:marBottom w:val="0"/>
      <w:divBdr>
        <w:top w:val="none" w:sz="0" w:space="0" w:color="auto"/>
        <w:left w:val="none" w:sz="0" w:space="0" w:color="auto"/>
        <w:bottom w:val="none" w:sz="0" w:space="0" w:color="auto"/>
        <w:right w:val="none" w:sz="0" w:space="0" w:color="auto"/>
      </w:divBdr>
    </w:div>
    <w:div w:id="1151605940">
      <w:bodyDiv w:val="1"/>
      <w:marLeft w:val="0"/>
      <w:marRight w:val="0"/>
      <w:marTop w:val="0"/>
      <w:marBottom w:val="0"/>
      <w:divBdr>
        <w:top w:val="none" w:sz="0" w:space="0" w:color="auto"/>
        <w:left w:val="none" w:sz="0" w:space="0" w:color="auto"/>
        <w:bottom w:val="none" w:sz="0" w:space="0" w:color="auto"/>
        <w:right w:val="none" w:sz="0" w:space="0" w:color="auto"/>
      </w:divBdr>
      <w:divsChild>
        <w:div w:id="1552765666">
          <w:marLeft w:val="0"/>
          <w:marRight w:val="0"/>
          <w:marTop w:val="0"/>
          <w:marBottom w:val="0"/>
          <w:divBdr>
            <w:top w:val="none" w:sz="0" w:space="0" w:color="auto"/>
            <w:left w:val="none" w:sz="0" w:space="0" w:color="auto"/>
            <w:bottom w:val="none" w:sz="0" w:space="0" w:color="auto"/>
            <w:right w:val="none" w:sz="0" w:space="0" w:color="auto"/>
          </w:divBdr>
          <w:divsChild>
            <w:div w:id="552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195582736">
      <w:bodyDiv w:val="1"/>
      <w:marLeft w:val="0"/>
      <w:marRight w:val="0"/>
      <w:marTop w:val="0"/>
      <w:marBottom w:val="0"/>
      <w:divBdr>
        <w:top w:val="none" w:sz="0" w:space="0" w:color="auto"/>
        <w:left w:val="none" w:sz="0" w:space="0" w:color="auto"/>
        <w:bottom w:val="none" w:sz="0" w:space="0" w:color="auto"/>
        <w:right w:val="none" w:sz="0" w:space="0" w:color="auto"/>
      </w:divBdr>
    </w:div>
    <w:div w:id="1197743611">
      <w:bodyDiv w:val="1"/>
      <w:marLeft w:val="0"/>
      <w:marRight w:val="0"/>
      <w:marTop w:val="0"/>
      <w:marBottom w:val="0"/>
      <w:divBdr>
        <w:top w:val="none" w:sz="0" w:space="0" w:color="auto"/>
        <w:left w:val="none" w:sz="0" w:space="0" w:color="auto"/>
        <w:bottom w:val="none" w:sz="0" w:space="0" w:color="auto"/>
        <w:right w:val="none" w:sz="0" w:space="0" w:color="auto"/>
      </w:divBdr>
    </w:div>
    <w:div w:id="1207332589">
      <w:bodyDiv w:val="1"/>
      <w:marLeft w:val="0"/>
      <w:marRight w:val="0"/>
      <w:marTop w:val="0"/>
      <w:marBottom w:val="0"/>
      <w:divBdr>
        <w:top w:val="none" w:sz="0" w:space="0" w:color="auto"/>
        <w:left w:val="none" w:sz="0" w:space="0" w:color="auto"/>
        <w:bottom w:val="none" w:sz="0" w:space="0" w:color="auto"/>
        <w:right w:val="none" w:sz="0" w:space="0" w:color="auto"/>
      </w:divBdr>
    </w:div>
    <w:div w:id="1211771030">
      <w:bodyDiv w:val="1"/>
      <w:marLeft w:val="0"/>
      <w:marRight w:val="0"/>
      <w:marTop w:val="0"/>
      <w:marBottom w:val="0"/>
      <w:divBdr>
        <w:top w:val="none" w:sz="0" w:space="0" w:color="auto"/>
        <w:left w:val="none" w:sz="0" w:space="0" w:color="auto"/>
        <w:bottom w:val="none" w:sz="0" w:space="0" w:color="auto"/>
        <w:right w:val="none" w:sz="0" w:space="0" w:color="auto"/>
      </w:divBdr>
    </w:div>
    <w:div w:id="1225795925">
      <w:bodyDiv w:val="1"/>
      <w:marLeft w:val="0"/>
      <w:marRight w:val="0"/>
      <w:marTop w:val="0"/>
      <w:marBottom w:val="0"/>
      <w:divBdr>
        <w:top w:val="none" w:sz="0" w:space="0" w:color="auto"/>
        <w:left w:val="none" w:sz="0" w:space="0" w:color="auto"/>
        <w:bottom w:val="none" w:sz="0" w:space="0" w:color="auto"/>
        <w:right w:val="none" w:sz="0" w:space="0" w:color="auto"/>
      </w:divBdr>
    </w:div>
    <w:div w:id="1233471263">
      <w:bodyDiv w:val="1"/>
      <w:marLeft w:val="0"/>
      <w:marRight w:val="0"/>
      <w:marTop w:val="0"/>
      <w:marBottom w:val="0"/>
      <w:divBdr>
        <w:top w:val="none" w:sz="0" w:space="0" w:color="auto"/>
        <w:left w:val="none" w:sz="0" w:space="0" w:color="auto"/>
        <w:bottom w:val="none" w:sz="0" w:space="0" w:color="auto"/>
        <w:right w:val="none" w:sz="0" w:space="0" w:color="auto"/>
      </w:divBdr>
    </w:div>
    <w:div w:id="1260066822">
      <w:bodyDiv w:val="1"/>
      <w:marLeft w:val="0"/>
      <w:marRight w:val="0"/>
      <w:marTop w:val="0"/>
      <w:marBottom w:val="0"/>
      <w:divBdr>
        <w:top w:val="none" w:sz="0" w:space="0" w:color="auto"/>
        <w:left w:val="none" w:sz="0" w:space="0" w:color="auto"/>
        <w:bottom w:val="none" w:sz="0" w:space="0" w:color="auto"/>
        <w:right w:val="none" w:sz="0" w:space="0" w:color="auto"/>
      </w:divBdr>
    </w:div>
    <w:div w:id="1287931631">
      <w:bodyDiv w:val="1"/>
      <w:marLeft w:val="0"/>
      <w:marRight w:val="0"/>
      <w:marTop w:val="0"/>
      <w:marBottom w:val="0"/>
      <w:divBdr>
        <w:top w:val="none" w:sz="0" w:space="0" w:color="auto"/>
        <w:left w:val="none" w:sz="0" w:space="0" w:color="auto"/>
        <w:bottom w:val="none" w:sz="0" w:space="0" w:color="auto"/>
        <w:right w:val="none" w:sz="0" w:space="0" w:color="auto"/>
      </w:divBdr>
    </w:div>
    <w:div w:id="1293364447">
      <w:bodyDiv w:val="1"/>
      <w:marLeft w:val="0"/>
      <w:marRight w:val="0"/>
      <w:marTop w:val="0"/>
      <w:marBottom w:val="0"/>
      <w:divBdr>
        <w:top w:val="none" w:sz="0" w:space="0" w:color="auto"/>
        <w:left w:val="none" w:sz="0" w:space="0" w:color="auto"/>
        <w:bottom w:val="none" w:sz="0" w:space="0" w:color="auto"/>
        <w:right w:val="none" w:sz="0" w:space="0" w:color="auto"/>
      </w:divBdr>
    </w:div>
    <w:div w:id="1304191456">
      <w:bodyDiv w:val="1"/>
      <w:marLeft w:val="0"/>
      <w:marRight w:val="0"/>
      <w:marTop w:val="0"/>
      <w:marBottom w:val="0"/>
      <w:divBdr>
        <w:top w:val="none" w:sz="0" w:space="0" w:color="auto"/>
        <w:left w:val="none" w:sz="0" w:space="0" w:color="auto"/>
        <w:bottom w:val="none" w:sz="0" w:space="0" w:color="auto"/>
        <w:right w:val="none" w:sz="0" w:space="0" w:color="auto"/>
      </w:divBdr>
    </w:div>
    <w:div w:id="1309556080">
      <w:bodyDiv w:val="1"/>
      <w:marLeft w:val="0"/>
      <w:marRight w:val="0"/>
      <w:marTop w:val="0"/>
      <w:marBottom w:val="0"/>
      <w:divBdr>
        <w:top w:val="none" w:sz="0" w:space="0" w:color="auto"/>
        <w:left w:val="none" w:sz="0" w:space="0" w:color="auto"/>
        <w:bottom w:val="none" w:sz="0" w:space="0" w:color="auto"/>
        <w:right w:val="none" w:sz="0" w:space="0" w:color="auto"/>
      </w:divBdr>
    </w:div>
    <w:div w:id="1327057611">
      <w:bodyDiv w:val="1"/>
      <w:marLeft w:val="0"/>
      <w:marRight w:val="0"/>
      <w:marTop w:val="0"/>
      <w:marBottom w:val="0"/>
      <w:divBdr>
        <w:top w:val="none" w:sz="0" w:space="0" w:color="auto"/>
        <w:left w:val="none" w:sz="0" w:space="0" w:color="auto"/>
        <w:bottom w:val="none" w:sz="0" w:space="0" w:color="auto"/>
        <w:right w:val="none" w:sz="0" w:space="0" w:color="auto"/>
      </w:divBdr>
    </w:div>
    <w:div w:id="1328287099">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7888">
      <w:bodyDiv w:val="1"/>
      <w:marLeft w:val="0"/>
      <w:marRight w:val="0"/>
      <w:marTop w:val="0"/>
      <w:marBottom w:val="0"/>
      <w:divBdr>
        <w:top w:val="none" w:sz="0" w:space="0" w:color="auto"/>
        <w:left w:val="none" w:sz="0" w:space="0" w:color="auto"/>
        <w:bottom w:val="none" w:sz="0" w:space="0" w:color="auto"/>
        <w:right w:val="none" w:sz="0" w:space="0" w:color="auto"/>
      </w:divBdr>
    </w:div>
    <w:div w:id="1349406619">
      <w:bodyDiv w:val="1"/>
      <w:marLeft w:val="0"/>
      <w:marRight w:val="0"/>
      <w:marTop w:val="0"/>
      <w:marBottom w:val="0"/>
      <w:divBdr>
        <w:top w:val="none" w:sz="0" w:space="0" w:color="auto"/>
        <w:left w:val="none" w:sz="0" w:space="0" w:color="auto"/>
        <w:bottom w:val="none" w:sz="0" w:space="0" w:color="auto"/>
        <w:right w:val="none" w:sz="0" w:space="0" w:color="auto"/>
      </w:divBdr>
    </w:div>
    <w:div w:id="1356152183">
      <w:bodyDiv w:val="1"/>
      <w:marLeft w:val="0"/>
      <w:marRight w:val="0"/>
      <w:marTop w:val="0"/>
      <w:marBottom w:val="0"/>
      <w:divBdr>
        <w:top w:val="none" w:sz="0" w:space="0" w:color="auto"/>
        <w:left w:val="none" w:sz="0" w:space="0" w:color="auto"/>
        <w:bottom w:val="none" w:sz="0" w:space="0" w:color="auto"/>
        <w:right w:val="none" w:sz="0" w:space="0" w:color="auto"/>
      </w:divBdr>
    </w:div>
    <w:div w:id="1367753341">
      <w:bodyDiv w:val="1"/>
      <w:marLeft w:val="0"/>
      <w:marRight w:val="0"/>
      <w:marTop w:val="0"/>
      <w:marBottom w:val="0"/>
      <w:divBdr>
        <w:top w:val="none" w:sz="0" w:space="0" w:color="auto"/>
        <w:left w:val="none" w:sz="0" w:space="0" w:color="auto"/>
        <w:bottom w:val="none" w:sz="0" w:space="0" w:color="auto"/>
        <w:right w:val="none" w:sz="0" w:space="0" w:color="auto"/>
      </w:divBdr>
    </w:div>
    <w:div w:id="1375816213">
      <w:bodyDiv w:val="1"/>
      <w:marLeft w:val="0"/>
      <w:marRight w:val="0"/>
      <w:marTop w:val="0"/>
      <w:marBottom w:val="0"/>
      <w:divBdr>
        <w:top w:val="none" w:sz="0" w:space="0" w:color="auto"/>
        <w:left w:val="none" w:sz="0" w:space="0" w:color="auto"/>
        <w:bottom w:val="none" w:sz="0" w:space="0" w:color="auto"/>
        <w:right w:val="none" w:sz="0" w:space="0" w:color="auto"/>
      </w:divBdr>
    </w:div>
    <w:div w:id="1378628144">
      <w:bodyDiv w:val="1"/>
      <w:marLeft w:val="0"/>
      <w:marRight w:val="0"/>
      <w:marTop w:val="0"/>
      <w:marBottom w:val="0"/>
      <w:divBdr>
        <w:top w:val="none" w:sz="0" w:space="0" w:color="auto"/>
        <w:left w:val="none" w:sz="0" w:space="0" w:color="auto"/>
        <w:bottom w:val="none" w:sz="0" w:space="0" w:color="auto"/>
        <w:right w:val="none" w:sz="0" w:space="0" w:color="auto"/>
      </w:divBdr>
    </w:div>
    <w:div w:id="1397896658">
      <w:bodyDiv w:val="1"/>
      <w:marLeft w:val="0"/>
      <w:marRight w:val="0"/>
      <w:marTop w:val="0"/>
      <w:marBottom w:val="0"/>
      <w:divBdr>
        <w:top w:val="none" w:sz="0" w:space="0" w:color="auto"/>
        <w:left w:val="none" w:sz="0" w:space="0" w:color="auto"/>
        <w:bottom w:val="none" w:sz="0" w:space="0" w:color="auto"/>
        <w:right w:val="none" w:sz="0" w:space="0" w:color="auto"/>
      </w:divBdr>
    </w:div>
    <w:div w:id="1409231224">
      <w:bodyDiv w:val="1"/>
      <w:marLeft w:val="0"/>
      <w:marRight w:val="0"/>
      <w:marTop w:val="0"/>
      <w:marBottom w:val="0"/>
      <w:divBdr>
        <w:top w:val="none" w:sz="0" w:space="0" w:color="auto"/>
        <w:left w:val="none" w:sz="0" w:space="0" w:color="auto"/>
        <w:bottom w:val="none" w:sz="0" w:space="0" w:color="auto"/>
        <w:right w:val="none" w:sz="0" w:space="0" w:color="auto"/>
      </w:divBdr>
    </w:div>
    <w:div w:id="1416324647">
      <w:bodyDiv w:val="1"/>
      <w:marLeft w:val="0"/>
      <w:marRight w:val="0"/>
      <w:marTop w:val="0"/>
      <w:marBottom w:val="0"/>
      <w:divBdr>
        <w:top w:val="none" w:sz="0" w:space="0" w:color="auto"/>
        <w:left w:val="none" w:sz="0" w:space="0" w:color="auto"/>
        <w:bottom w:val="none" w:sz="0" w:space="0" w:color="auto"/>
        <w:right w:val="none" w:sz="0" w:space="0" w:color="auto"/>
      </w:divBdr>
    </w:div>
    <w:div w:id="1426684193">
      <w:bodyDiv w:val="1"/>
      <w:marLeft w:val="0"/>
      <w:marRight w:val="0"/>
      <w:marTop w:val="0"/>
      <w:marBottom w:val="0"/>
      <w:divBdr>
        <w:top w:val="none" w:sz="0" w:space="0" w:color="auto"/>
        <w:left w:val="none" w:sz="0" w:space="0" w:color="auto"/>
        <w:bottom w:val="none" w:sz="0" w:space="0" w:color="auto"/>
        <w:right w:val="none" w:sz="0" w:space="0" w:color="auto"/>
      </w:divBdr>
    </w:div>
    <w:div w:id="1429422882">
      <w:bodyDiv w:val="1"/>
      <w:marLeft w:val="0"/>
      <w:marRight w:val="0"/>
      <w:marTop w:val="0"/>
      <w:marBottom w:val="0"/>
      <w:divBdr>
        <w:top w:val="none" w:sz="0" w:space="0" w:color="auto"/>
        <w:left w:val="none" w:sz="0" w:space="0" w:color="auto"/>
        <w:bottom w:val="none" w:sz="0" w:space="0" w:color="auto"/>
        <w:right w:val="none" w:sz="0" w:space="0" w:color="auto"/>
      </w:divBdr>
    </w:div>
    <w:div w:id="1440183225">
      <w:bodyDiv w:val="1"/>
      <w:marLeft w:val="0"/>
      <w:marRight w:val="0"/>
      <w:marTop w:val="0"/>
      <w:marBottom w:val="0"/>
      <w:divBdr>
        <w:top w:val="none" w:sz="0" w:space="0" w:color="auto"/>
        <w:left w:val="none" w:sz="0" w:space="0" w:color="auto"/>
        <w:bottom w:val="none" w:sz="0" w:space="0" w:color="auto"/>
        <w:right w:val="none" w:sz="0" w:space="0" w:color="auto"/>
      </w:divBdr>
    </w:div>
    <w:div w:id="1441099176">
      <w:bodyDiv w:val="1"/>
      <w:marLeft w:val="0"/>
      <w:marRight w:val="0"/>
      <w:marTop w:val="0"/>
      <w:marBottom w:val="0"/>
      <w:divBdr>
        <w:top w:val="none" w:sz="0" w:space="0" w:color="auto"/>
        <w:left w:val="none" w:sz="0" w:space="0" w:color="auto"/>
        <w:bottom w:val="none" w:sz="0" w:space="0" w:color="auto"/>
        <w:right w:val="none" w:sz="0" w:space="0" w:color="auto"/>
      </w:divBdr>
    </w:div>
    <w:div w:id="1443649971">
      <w:bodyDiv w:val="1"/>
      <w:marLeft w:val="0"/>
      <w:marRight w:val="0"/>
      <w:marTop w:val="0"/>
      <w:marBottom w:val="0"/>
      <w:divBdr>
        <w:top w:val="none" w:sz="0" w:space="0" w:color="auto"/>
        <w:left w:val="none" w:sz="0" w:space="0" w:color="auto"/>
        <w:bottom w:val="none" w:sz="0" w:space="0" w:color="auto"/>
        <w:right w:val="none" w:sz="0" w:space="0" w:color="auto"/>
      </w:divBdr>
    </w:div>
    <w:div w:id="1444961662">
      <w:bodyDiv w:val="1"/>
      <w:marLeft w:val="0"/>
      <w:marRight w:val="0"/>
      <w:marTop w:val="0"/>
      <w:marBottom w:val="0"/>
      <w:divBdr>
        <w:top w:val="none" w:sz="0" w:space="0" w:color="auto"/>
        <w:left w:val="none" w:sz="0" w:space="0" w:color="auto"/>
        <w:bottom w:val="none" w:sz="0" w:space="0" w:color="auto"/>
        <w:right w:val="none" w:sz="0" w:space="0" w:color="auto"/>
      </w:divBdr>
    </w:div>
    <w:div w:id="1464422028">
      <w:bodyDiv w:val="1"/>
      <w:marLeft w:val="0"/>
      <w:marRight w:val="0"/>
      <w:marTop w:val="0"/>
      <w:marBottom w:val="0"/>
      <w:divBdr>
        <w:top w:val="none" w:sz="0" w:space="0" w:color="auto"/>
        <w:left w:val="none" w:sz="0" w:space="0" w:color="auto"/>
        <w:bottom w:val="none" w:sz="0" w:space="0" w:color="auto"/>
        <w:right w:val="none" w:sz="0" w:space="0" w:color="auto"/>
      </w:divBdr>
    </w:div>
    <w:div w:id="1464425728">
      <w:bodyDiv w:val="1"/>
      <w:marLeft w:val="0"/>
      <w:marRight w:val="0"/>
      <w:marTop w:val="0"/>
      <w:marBottom w:val="0"/>
      <w:divBdr>
        <w:top w:val="none" w:sz="0" w:space="0" w:color="auto"/>
        <w:left w:val="none" w:sz="0" w:space="0" w:color="auto"/>
        <w:bottom w:val="none" w:sz="0" w:space="0" w:color="auto"/>
        <w:right w:val="none" w:sz="0" w:space="0" w:color="auto"/>
      </w:divBdr>
    </w:div>
    <w:div w:id="1469977055">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494032376">
      <w:bodyDiv w:val="1"/>
      <w:marLeft w:val="0"/>
      <w:marRight w:val="0"/>
      <w:marTop w:val="0"/>
      <w:marBottom w:val="0"/>
      <w:divBdr>
        <w:top w:val="none" w:sz="0" w:space="0" w:color="auto"/>
        <w:left w:val="none" w:sz="0" w:space="0" w:color="auto"/>
        <w:bottom w:val="none" w:sz="0" w:space="0" w:color="auto"/>
        <w:right w:val="none" w:sz="0" w:space="0" w:color="auto"/>
      </w:divBdr>
    </w:div>
    <w:div w:id="1499491852">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574310849">
      <w:bodyDiv w:val="1"/>
      <w:marLeft w:val="0"/>
      <w:marRight w:val="0"/>
      <w:marTop w:val="0"/>
      <w:marBottom w:val="0"/>
      <w:divBdr>
        <w:top w:val="none" w:sz="0" w:space="0" w:color="auto"/>
        <w:left w:val="none" w:sz="0" w:space="0" w:color="auto"/>
        <w:bottom w:val="none" w:sz="0" w:space="0" w:color="auto"/>
        <w:right w:val="none" w:sz="0" w:space="0" w:color="auto"/>
      </w:divBdr>
    </w:div>
    <w:div w:id="1575162387">
      <w:bodyDiv w:val="1"/>
      <w:marLeft w:val="0"/>
      <w:marRight w:val="0"/>
      <w:marTop w:val="0"/>
      <w:marBottom w:val="0"/>
      <w:divBdr>
        <w:top w:val="none" w:sz="0" w:space="0" w:color="auto"/>
        <w:left w:val="none" w:sz="0" w:space="0" w:color="auto"/>
        <w:bottom w:val="none" w:sz="0" w:space="0" w:color="auto"/>
        <w:right w:val="none" w:sz="0" w:space="0" w:color="auto"/>
      </w:divBdr>
    </w:div>
    <w:div w:id="1587688872">
      <w:bodyDiv w:val="1"/>
      <w:marLeft w:val="0"/>
      <w:marRight w:val="0"/>
      <w:marTop w:val="0"/>
      <w:marBottom w:val="0"/>
      <w:divBdr>
        <w:top w:val="none" w:sz="0" w:space="0" w:color="auto"/>
        <w:left w:val="none" w:sz="0" w:space="0" w:color="auto"/>
        <w:bottom w:val="none" w:sz="0" w:space="0" w:color="auto"/>
        <w:right w:val="none" w:sz="0" w:space="0" w:color="auto"/>
      </w:divBdr>
    </w:div>
    <w:div w:id="1605457330">
      <w:bodyDiv w:val="1"/>
      <w:marLeft w:val="0"/>
      <w:marRight w:val="0"/>
      <w:marTop w:val="0"/>
      <w:marBottom w:val="0"/>
      <w:divBdr>
        <w:top w:val="none" w:sz="0" w:space="0" w:color="auto"/>
        <w:left w:val="none" w:sz="0" w:space="0" w:color="auto"/>
        <w:bottom w:val="none" w:sz="0" w:space="0" w:color="auto"/>
        <w:right w:val="none" w:sz="0" w:space="0" w:color="auto"/>
      </w:divBdr>
    </w:div>
    <w:div w:id="1607887402">
      <w:bodyDiv w:val="1"/>
      <w:marLeft w:val="0"/>
      <w:marRight w:val="0"/>
      <w:marTop w:val="0"/>
      <w:marBottom w:val="0"/>
      <w:divBdr>
        <w:top w:val="none" w:sz="0" w:space="0" w:color="auto"/>
        <w:left w:val="none" w:sz="0" w:space="0" w:color="auto"/>
        <w:bottom w:val="none" w:sz="0" w:space="0" w:color="auto"/>
        <w:right w:val="none" w:sz="0" w:space="0" w:color="auto"/>
      </w:divBdr>
    </w:div>
    <w:div w:id="1609000234">
      <w:bodyDiv w:val="1"/>
      <w:marLeft w:val="0"/>
      <w:marRight w:val="0"/>
      <w:marTop w:val="0"/>
      <w:marBottom w:val="0"/>
      <w:divBdr>
        <w:top w:val="none" w:sz="0" w:space="0" w:color="auto"/>
        <w:left w:val="none" w:sz="0" w:space="0" w:color="auto"/>
        <w:bottom w:val="none" w:sz="0" w:space="0" w:color="auto"/>
        <w:right w:val="none" w:sz="0" w:space="0" w:color="auto"/>
      </w:divBdr>
    </w:div>
    <w:div w:id="1609041291">
      <w:bodyDiv w:val="1"/>
      <w:marLeft w:val="0"/>
      <w:marRight w:val="0"/>
      <w:marTop w:val="0"/>
      <w:marBottom w:val="0"/>
      <w:divBdr>
        <w:top w:val="none" w:sz="0" w:space="0" w:color="auto"/>
        <w:left w:val="none" w:sz="0" w:space="0" w:color="auto"/>
        <w:bottom w:val="none" w:sz="0" w:space="0" w:color="auto"/>
        <w:right w:val="none" w:sz="0" w:space="0" w:color="auto"/>
      </w:divBdr>
    </w:div>
    <w:div w:id="1612928703">
      <w:bodyDiv w:val="1"/>
      <w:marLeft w:val="0"/>
      <w:marRight w:val="0"/>
      <w:marTop w:val="0"/>
      <w:marBottom w:val="0"/>
      <w:divBdr>
        <w:top w:val="none" w:sz="0" w:space="0" w:color="auto"/>
        <w:left w:val="none" w:sz="0" w:space="0" w:color="auto"/>
        <w:bottom w:val="none" w:sz="0" w:space="0" w:color="auto"/>
        <w:right w:val="none" w:sz="0" w:space="0" w:color="auto"/>
      </w:divBdr>
    </w:div>
    <w:div w:id="1624843559">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7555">
      <w:bodyDiv w:val="1"/>
      <w:marLeft w:val="0"/>
      <w:marRight w:val="0"/>
      <w:marTop w:val="0"/>
      <w:marBottom w:val="0"/>
      <w:divBdr>
        <w:top w:val="none" w:sz="0" w:space="0" w:color="auto"/>
        <w:left w:val="none" w:sz="0" w:space="0" w:color="auto"/>
        <w:bottom w:val="none" w:sz="0" w:space="0" w:color="auto"/>
        <w:right w:val="none" w:sz="0" w:space="0" w:color="auto"/>
      </w:divBdr>
    </w:div>
    <w:div w:id="1640959944">
      <w:bodyDiv w:val="1"/>
      <w:marLeft w:val="0"/>
      <w:marRight w:val="0"/>
      <w:marTop w:val="0"/>
      <w:marBottom w:val="0"/>
      <w:divBdr>
        <w:top w:val="none" w:sz="0" w:space="0" w:color="auto"/>
        <w:left w:val="none" w:sz="0" w:space="0" w:color="auto"/>
        <w:bottom w:val="none" w:sz="0" w:space="0" w:color="auto"/>
        <w:right w:val="none" w:sz="0" w:space="0" w:color="auto"/>
      </w:divBdr>
    </w:div>
    <w:div w:id="1647851765">
      <w:bodyDiv w:val="1"/>
      <w:marLeft w:val="0"/>
      <w:marRight w:val="0"/>
      <w:marTop w:val="0"/>
      <w:marBottom w:val="0"/>
      <w:divBdr>
        <w:top w:val="none" w:sz="0" w:space="0" w:color="auto"/>
        <w:left w:val="none" w:sz="0" w:space="0" w:color="auto"/>
        <w:bottom w:val="none" w:sz="0" w:space="0" w:color="auto"/>
        <w:right w:val="none" w:sz="0" w:space="0" w:color="auto"/>
      </w:divBdr>
    </w:div>
    <w:div w:id="1650670428">
      <w:bodyDiv w:val="1"/>
      <w:marLeft w:val="0"/>
      <w:marRight w:val="0"/>
      <w:marTop w:val="0"/>
      <w:marBottom w:val="0"/>
      <w:divBdr>
        <w:top w:val="none" w:sz="0" w:space="0" w:color="auto"/>
        <w:left w:val="none" w:sz="0" w:space="0" w:color="auto"/>
        <w:bottom w:val="none" w:sz="0" w:space="0" w:color="auto"/>
        <w:right w:val="none" w:sz="0" w:space="0" w:color="auto"/>
      </w:divBdr>
    </w:div>
    <w:div w:id="1653097608">
      <w:bodyDiv w:val="1"/>
      <w:marLeft w:val="0"/>
      <w:marRight w:val="0"/>
      <w:marTop w:val="0"/>
      <w:marBottom w:val="0"/>
      <w:divBdr>
        <w:top w:val="none" w:sz="0" w:space="0" w:color="auto"/>
        <w:left w:val="none" w:sz="0" w:space="0" w:color="auto"/>
        <w:bottom w:val="none" w:sz="0" w:space="0" w:color="auto"/>
        <w:right w:val="none" w:sz="0" w:space="0" w:color="auto"/>
      </w:divBdr>
    </w:div>
    <w:div w:id="1655374559">
      <w:bodyDiv w:val="1"/>
      <w:marLeft w:val="0"/>
      <w:marRight w:val="0"/>
      <w:marTop w:val="0"/>
      <w:marBottom w:val="0"/>
      <w:divBdr>
        <w:top w:val="none" w:sz="0" w:space="0" w:color="auto"/>
        <w:left w:val="none" w:sz="0" w:space="0" w:color="auto"/>
        <w:bottom w:val="none" w:sz="0" w:space="0" w:color="auto"/>
        <w:right w:val="none" w:sz="0" w:space="0" w:color="auto"/>
      </w:divBdr>
    </w:div>
    <w:div w:id="1679430535">
      <w:bodyDiv w:val="1"/>
      <w:marLeft w:val="0"/>
      <w:marRight w:val="0"/>
      <w:marTop w:val="0"/>
      <w:marBottom w:val="0"/>
      <w:divBdr>
        <w:top w:val="none" w:sz="0" w:space="0" w:color="auto"/>
        <w:left w:val="none" w:sz="0" w:space="0" w:color="auto"/>
        <w:bottom w:val="none" w:sz="0" w:space="0" w:color="auto"/>
        <w:right w:val="none" w:sz="0" w:space="0" w:color="auto"/>
      </w:divBdr>
    </w:div>
    <w:div w:id="1690445254">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03241047">
      <w:bodyDiv w:val="1"/>
      <w:marLeft w:val="0"/>
      <w:marRight w:val="0"/>
      <w:marTop w:val="0"/>
      <w:marBottom w:val="0"/>
      <w:divBdr>
        <w:top w:val="none" w:sz="0" w:space="0" w:color="auto"/>
        <w:left w:val="none" w:sz="0" w:space="0" w:color="auto"/>
        <w:bottom w:val="none" w:sz="0" w:space="0" w:color="auto"/>
        <w:right w:val="none" w:sz="0" w:space="0" w:color="auto"/>
      </w:divBdr>
    </w:div>
    <w:div w:id="1714386110">
      <w:bodyDiv w:val="1"/>
      <w:marLeft w:val="0"/>
      <w:marRight w:val="0"/>
      <w:marTop w:val="0"/>
      <w:marBottom w:val="0"/>
      <w:divBdr>
        <w:top w:val="none" w:sz="0" w:space="0" w:color="auto"/>
        <w:left w:val="none" w:sz="0" w:space="0" w:color="auto"/>
        <w:bottom w:val="none" w:sz="0" w:space="0" w:color="auto"/>
        <w:right w:val="none" w:sz="0" w:space="0" w:color="auto"/>
      </w:divBdr>
    </w:div>
    <w:div w:id="1715497270">
      <w:bodyDiv w:val="1"/>
      <w:marLeft w:val="0"/>
      <w:marRight w:val="0"/>
      <w:marTop w:val="0"/>
      <w:marBottom w:val="0"/>
      <w:divBdr>
        <w:top w:val="none" w:sz="0" w:space="0" w:color="auto"/>
        <w:left w:val="none" w:sz="0" w:space="0" w:color="auto"/>
        <w:bottom w:val="none" w:sz="0" w:space="0" w:color="auto"/>
        <w:right w:val="none" w:sz="0" w:space="0" w:color="auto"/>
      </w:divBdr>
    </w:div>
    <w:div w:id="1719238565">
      <w:bodyDiv w:val="1"/>
      <w:marLeft w:val="0"/>
      <w:marRight w:val="0"/>
      <w:marTop w:val="0"/>
      <w:marBottom w:val="0"/>
      <w:divBdr>
        <w:top w:val="none" w:sz="0" w:space="0" w:color="auto"/>
        <w:left w:val="none" w:sz="0" w:space="0" w:color="auto"/>
        <w:bottom w:val="none" w:sz="0" w:space="0" w:color="auto"/>
        <w:right w:val="none" w:sz="0" w:space="0" w:color="auto"/>
      </w:divBdr>
    </w:div>
    <w:div w:id="1719821124">
      <w:bodyDiv w:val="1"/>
      <w:marLeft w:val="0"/>
      <w:marRight w:val="0"/>
      <w:marTop w:val="0"/>
      <w:marBottom w:val="0"/>
      <w:divBdr>
        <w:top w:val="none" w:sz="0" w:space="0" w:color="auto"/>
        <w:left w:val="none" w:sz="0" w:space="0" w:color="auto"/>
        <w:bottom w:val="none" w:sz="0" w:space="0" w:color="auto"/>
        <w:right w:val="none" w:sz="0" w:space="0" w:color="auto"/>
      </w:divBdr>
    </w:div>
    <w:div w:id="1719862943">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30032334">
      <w:bodyDiv w:val="1"/>
      <w:marLeft w:val="0"/>
      <w:marRight w:val="0"/>
      <w:marTop w:val="0"/>
      <w:marBottom w:val="0"/>
      <w:divBdr>
        <w:top w:val="none" w:sz="0" w:space="0" w:color="auto"/>
        <w:left w:val="none" w:sz="0" w:space="0" w:color="auto"/>
        <w:bottom w:val="none" w:sz="0" w:space="0" w:color="auto"/>
        <w:right w:val="none" w:sz="0" w:space="0" w:color="auto"/>
      </w:divBdr>
    </w:div>
    <w:div w:id="1732922994">
      <w:bodyDiv w:val="1"/>
      <w:marLeft w:val="0"/>
      <w:marRight w:val="0"/>
      <w:marTop w:val="0"/>
      <w:marBottom w:val="0"/>
      <w:divBdr>
        <w:top w:val="none" w:sz="0" w:space="0" w:color="auto"/>
        <w:left w:val="none" w:sz="0" w:space="0" w:color="auto"/>
        <w:bottom w:val="none" w:sz="0" w:space="0" w:color="auto"/>
        <w:right w:val="none" w:sz="0" w:space="0" w:color="auto"/>
      </w:divBdr>
    </w:div>
    <w:div w:id="1743142247">
      <w:bodyDiv w:val="1"/>
      <w:marLeft w:val="0"/>
      <w:marRight w:val="0"/>
      <w:marTop w:val="0"/>
      <w:marBottom w:val="0"/>
      <w:divBdr>
        <w:top w:val="none" w:sz="0" w:space="0" w:color="auto"/>
        <w:left w:val="none" w:sz="0" w:space="0" w:color="auto"/>
        <w:bottom w:val="none" w:sz="0" w:space="0" w:color="auto"/>
        <w:right w:val="none" w:sz="0" w:space="0" w:color="auto"/>
      </w:divBdr>
    </w:div>
    <w:div w:id="1755321995">
      <w:bodyDiv w:val="1"/>
      <w:marLeft w:val="0"/>
      <w:marRight w:val="0"/>
      <w:marTop w:val="0"/>
      <w:marBottom w:val="0"/>
      <w:divBdr>
        <w:top w:val="none" w:sz="0" w:space="0" w:color="auto"/>
        <w:left w:val="none" w:sz="0" w:space="0" w:color="auto"/>
        <w:bottom w:val="none" w:sz="0" w:space="0" w:color="auto"/>
        <w:right w:val="none" w:sz="0" w:space="0" w:color="auto"/>
      </w:divBdr>
    </w:div>
    <w:div w:id="1765108892">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14902289">
      <w:bodyDiv w:val="1"/>
      <w:marLeft w:val="0"/>
      <w:marRight w:val="0"/>
      <w:marTop w:val="0"/>
      <w:marBottom w:val="0"/>
      <w:divBdr>
        <w:top w:val="none" w:sz="0" w:space="0" w:color="auto"/>
        <w:left w:val="none" w:sz="0" w:space="0" w:color="auto"/>
        <w:bottom w:val="none" w:sz="0" w:space="0" w:color="auto"/>
        <w:right w:val="none" w:sz="0" w:space="0" w:color="auto"/>
      </w:divBdr>
    </w:div>
    <w:div w:id="1815751719">
      <w:bodyDiv w:val="1"/>
      <w:marLeft w:val="0"/>
      <w:marRight w:val="0"/>
      <w:marTop w:val="0"/>
      <w:marBottom w:val="0"/>
      <w:divBdr>
        <w:top w:val="none" w:sz="0" w:space="0" w:color="auto"/>
        <w:left w:val="none" w:sz="0" w:space="0" w:color="auto"/>
        <w:bottom w:val="none" w:sz="0" w:space="0" w:color="auto"/>
        <w:right w:val="none" w:sz="0" w:space="0" w:color="auto"/>
      </w:divBdr>
    </w:div>
    <w:div w:id="1818763909">
      <w:bodyDiv w:val="1"/>
      <w:marLeft w:val="0"/>
      <w:marRight w:val="0"/>
      <w:marTop w:val="0"/>
      <w:marBottom w:val="0"/>
      <w:divBdr>
        <w:top w:val="none" w:sz="0" w:space="0" w:color="auto"/>
        <w:left w:val="none" w:sz="0" w:space="0" w:color="auto"/>
        <w:bottom w:val="none" w:sz="0" w:space="0" w:color="auto"/>
        <w:right w:val="none" w:sz="0" w:space="0" w:color="auto"/>
      </w:divBdr>
    </w:div>
    <w:div w:id="1820731047">
      <w:bodyDiv w:val="1"/>
      <w:marLeft w:val="0"/>
      <w:marRight w:val="0"/>
      <w:marTop w:val="0"/>
      <w:marBottom w:val="0"/>
      <w:divBdr>
        <w:top w:val="none" w:sz="0" w:space="0" w:color="auto"/>
        <w:left w:val="none" w:sz="0" w:space="0" w:color="auto"/>
        <w:bottom w:val="none" w:sz="0" w:space="0" w:color="auto"/>
        <w:right w:val="none" w:sz="0" w:space="0" w:color="auto"/>
      </w:divBdr>
    </w:div>
    <w:div w:id="1854684630">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07571144">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2094">
      <w:bodyDiv w:val="1"/>
      <w:marLeft w:val="0"/>
      <w:marRight w:val="0"/>
      <w:marTop w:val="0"/>
      <w:marBottom w:val="0"/>
      <w:divBdr>
        <w:top w:val="none" w:sz="0" w:space="0" w:color="auto"/>
        <w:left w:val="none" w:sz="0" w:space="0" w:color="auto"/>
        <w:bottom w:val="none" w:sz="0" w:space="0" w:color="auto"/>
        <w:right w:val="none" w:sz="0" w:space="0" w:color="auto"/>
      </w:divBdr>
    </w:div>
    <w:div w:id="1927374493">
      <w:bodyDiv w:val="1"/>
      <w:marLeft w:val="0"/>
      <w:marRight w:val="0"/>
      <w:marTop w:val="0"/>
      <w:marBottom w:val="0"/>
      <w:divBdr>
        <w:top w:val="none" w:sz="0" w:space="0" w:color="auto"/>
        <w:left w:val="none" w:sz="0" w:space="0" w:color="auto"/>
        <w:bottom w:val="none" w:sz="0" w:space="0" w:color="auto"/>
        <w:right w:val="none" w:sz="0" w:space="0" w:color="auto"/>
      </w:divBdr>
    </w:div>
    <w:div w:id="1928417818">
      <w:bodyDiv w:val="1"/>
      <w:marLeft w:val="0"/>
      <w:marRight w:val="0"/>
      <w:marTop w:val="0"/>
      <w:marBottom w:val="0"/>
      <w:divBdr>
        <w:top w:val="none" w:sz="0" w:space="0" w:color="auto"/>
        <w:left w:val="none" w:sz="0" w:space="0" w:color="auto"/>
        <w:bottom w:val="none" w:sz="0" w:space="0" w:color="auto"/>
        <w:right w:val="none" w:sz="0" w:space="0" w:color="auto"/>
      </w:divBdr>
    </w:div>
    <w:div w:id="1928927869">
      <w:bodyDiv w:val="1"/>
      <w:marLeft w:val="0"/>
      <w:marRight w:val="0"/>
      <w:marTop w:val="0"/>
      <w:marBottom w:val="0"/>
      <w:divBdr>
        <w:top w:val="none" w:sz="0" w:space="0" w:color="auto"/>
        <w:left w:val="none" w:sz="0" w:space="0" w:color="auto"/>
        <w:bottom w:val="none" w:sz="0" w:space="0" w:color="auto"/>
        <w:right w:val="none" w:sz="0" w:space="0" w:color="auto"/>
      </w:divBdr>
    </w:div>
    <w:div w:id="1934973174">
      <w:bodyDiv w:val="1"/>
      <w:marLeft w:val="0"/>
      <w:marRight w:val="0"/>
      <w:marTop w:val="0"/>
      <w:marBottom w:val="0"/>
      <w:divBdr>
        <w:top w:val="none" w:sz="0" w:space="0" w:color="auto"/>
        <w:left w:val="none" w:sz="0" w:space="0" w:color="auto"/>
        <w:bottom w:val="none" w:sz="0" w:space="0" w:color="auto"/>
        <w:right w:val="none" w:sz="0" w:space="0" w:color="auto"/>
      </w:divBdr>
    </w:div>
    <w:div w:id="1938324544">
      <w:bodyDiv w:val="1"/>
      <w:marLeft w:val="0"/>
      <w:marRight w:val="0"/>
      <w:marTop w:val="0"/>
      <w:marBottom w:val="0"/>
      <w:divBdr>
        <w:top w:val="none" w:sz="0" w:space="0" w:color="auto"/>
        <w:left w:val="none" w:sz="0" w:space="0" w:color="auto"/>
        <w:bottom w:val="none" w:sz="0" w:space="0" w:color="auto"/>
        <w:right w:val="none" w:sz="0" w:space="0" w:color="auto"/>
      </w:divBdr>
    </w:div>
    <w:div w:id="1942831269">
      <w:bodyDiv w:val="1"/>
      <w:marLeft w:val="0"/>
      <w:marRight w:val="0"/>
      <w:marTop w:val="0"/>
      <w:marBottom w:val="0"/>
      <w:divBdr>
        <w:top w:val="none" w:sz="0" w:space="0" w:color="auto"/>
        <w:left w:val="none" w:sz="0" w:space="0" w:color="auto"/>
        <w:bottom w:val="none" w:sz="0" w:space="0" w:color="auto"/>
        <w:right w:val="none" w:sz="0" w:space="0" w:color="auto"/>
      </w:divBdr>
    </w:div>
    <w:div w:id="1949922947">
      <w:bodyDiv w:val="1"/>
      <w:marLeft w:val="0"/>
      <w:marRight w:val="0"/>
      <w:marTop w:val="0"/>
      <w:marBottom w:val="0"/>
      <w:divBdr>
        <w:top w:val="none" w:sz="0" w:space="0" w:color="auto"/>
        <w:left w:val="none" w:sz="0" w:space="0" w:color="auto"/>
        <w:bottom w:val="none" w:sz="0" w:space="0" w:color="auto"/>
        <w:right w:val="none" w:sz="0" w:space="0" w:color="auto"/>
      </w:divBdr>
    </w:div>
    <w:div w:id="1950358342">
      <w:bodyDiv w:val="1"/>
      <w:marLeft w:val="0"/>
      <w:marRight w:val="0"/>
      <w:marTop w:val="0"/>
      <w:marBottom w:val="0"/>
      <w:divBdr>
        <w:top w:val="none" w:sz="0" w:space="0" w:color="auto"/>
        <w:left w:val="none" w:sz="0" w:space="0" w:color="auto"/>
        <w:bottom w:val="none" w:sz="0" w:space="0" w:color="auto"/>
        <w:right w:val="none" w:sz="0" w:space="0" w:color="auto"/>
      </w:divBdr>
    </w:div>
    <w:div w:id="1964264632">
      <w:bodyDiv w:val="1"/>
      <w:marLeft w:val="0"/>
      <w:marRight w:val="0"/>
      <w:marTop w:val="0"/>
      <w:marBottom w:val="0"/>
      <w:divBdr>
        <w:top w:val="none" w:sz="0" w:space="0" w:color="auto"/>
        <w:left w:val="none" w:sz="0" w:space="0" w:color="auto"/>
        <w:bottom w:val="none" w:sz="0" w:space="0" w:color="auto"/>
        <w:right w:val="none" w:sz="0" w:space="0" w:color="auto"/>
      </w:divBdr>
    </w:div>
    <w:div w:id="1972974666">
      <w:bodyDiv w:val="1"/>
      <w:marLeft w:val="0"/>
      <w:marRight w:val="0"/>
      <w:marTop w:val="0"/>
      <w:marBottom w:val="0"/>
      <w:divBdr>
        <w:top w:val="none" w:sz="0" w:space="0" w:color="auto"/>
        <w:left w:val="none" w:sz="0" w:space="0" w:color="auto"/>
        <w:bottom w:val="none" w:sz="0" w:space="0" w:color="auto"/>
        <w:right w:val="none" w:sz="0" w:space="0" w:color="auto"/>
      </w:divBdr>
    </w:div>
    <w:div w:id="1983657774">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26057789">
      <w:bodyDiv w:val="1"/>
      <w:marLeft w:val="0"/>
      <w:marRight w:val="0"/>
      <w:marTop w:val="0"/>
      <w:marBottom w:val="0"/>
      <w:divBdr>
        <w:top w:val="none" w:sz="0" w:space="0" w:color="auto"/>
        <w:left w:val="none" w:sz="0" w:space="0" w:color="auto"/>
        <w:bottom w:val="none" w:sz="0" w:space="0" w:color="auto"/>
        <w:right w:val="none" w:sz="0" w:space="0" w:color="auto"/>
      </w:divBdr>
    </w:div>
    <w:div w:id="2036149515">
      <w:bodyDiv w:val="1"/>
      <w:marLeft w:val="0"/>
      <w:marRight w:val="0"/>
      <w:marTop w:val="0"/>
      <w:marBottom w:val="0"/>
      <w:divBdr>
        <w:top w:val="none" w:sz="0" w:space="0" w:color="auto"/>
        <w:left w:val="none" w:sz="0" w:space="0" w:color="auto"/>
        <w:bottom w:val="none" w:sz="0" w:space="0" w:color="auto"/>
        <w:right w:val="none" w:sz="0" w:space="0" w:color="auto"/>
      </w:divBdr>
    </w:div>
    <w:div w:id="2048872461">
      <w:bodyDiv w:val="1"/>
      <w:marLeft w:val="0"/>
      <w:marRight w:val="0"/>
      <w:marTop w:val="0"/>
      <w:marBottom w:val="0"/>
      <w:divBdr>
        <w:top w:val="none" w:sz="0" w:space="0" w:color="auto"/>
        <w:left w:val="none" w:sz="0" w:space="0" w:color="auto"/>
        <w:bottom w:val="none" w:sz="0" w:space="0" w:color="auto"/>
        <w:right w:val="none" w:sz="0" w:space="0" w:color="auto"/>
      </w:divBdr>
    </w:div>
    <w:div w:id="2050647320">
      <w:bodyDiv w:val="1"/>
      <w:marLeft w:val="0"/>
      <w:marRight w:val="0"/>
      <w:marTop w:val="0"/>
      <w:marBottom w:val="0"/>
      <w:divBdr>
        <w:top w:val="none" w:sz="0" w:space="0" w:color="auto"/>
        <w:left w:val="none" w:sz="0" w:space="0" w:color="auto"/>
        <w:bottom w:val="none" w:sz="0" w:space="0" w:color="auto"/>
        <w:right w:val="none" w:sz="0" w:space="0" w:color="auto"/>
      </w:divBdr>
    </w:div>
    <w:div w:id="2055418774">
      <w:bodyDiv w:val="1"/>
      <w:marLeft w:val="0"/>
      <w:marRight w:val="0"/>
      <w:marTop w:val="0"/>
      <w:marBottom w:val="0"/>
      <w:divBdr>
        <w:top w:val="none" w:sz="0" w:space="0" w:color="auto"/>
        <w:left w:val="none" w:sz="0" w:space="0" w:color="auto"/>
        <w:bottom w:val="none" w:sz="0" w:space="0" w:color="auto"/>
        <w:right w:val="none" w:sz="0" w:space="0" w:color="auto"/>
      </w:divBdr>
    </w:div>
    <w:div w:id="2066640873">
      <w:bodyDiv w:val="1"/>
      <w:marLeft w:val="0"/>
      <w:marRight w:val="0"/>
      <w:marTop w:val="0"/>
      <w:marBottom w:val="0"/>
      <w:divBdr>
        <w:top w:val="none" w:sz="0" w:space="0" w:color="auto"/>
        <w:left w:val="none" w:sz="0" w:space="0" w:color="auto"/>
        <w:bottom w:val="none" w:sz="0" w:space="0" w:color="auto"/>
        <w:right w:val="none" w:sz="0" w:space="0" w:color="auto"/>
      </w:divBdr>
    </w:div>
    <w:div w:id="2068990640">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092772926">
      <w:bodyDiv w:val="1"/>
      <w:marLeft w:val="0"/>
      <w:marRight w:val="0"/>
      <w:marTop w:val="0"/>
      <w:marBottom w:val="0"/>
      <w:divBdr>
        <w:top w:val="none" w:sz="0" w:space="0" w:color="auto"/>
        <w:left w:val="none" w:sz="0" w:space="0" w:color="auto"/>
        <w:bottom w:val="none" w:sz="0" w:space="0" w:color="auto"/>
        <w:right w:val="none" w:sz="0" w:space="0" w:color="auto"/>
      </w:divBdr>
    </w:div>
    <w:div w:id="2096583778">
      <w:bodyDiv w:val="1"/>
      <w:marLeft w:val="0"/>
      <w:marRight w:val="0"/>
      <w:marTop w:val="0"/>
      <w:marBottom w:val="0"/>
      <w:divBdr>
        <w:top w:val="none" w:sz="0" w:space="0" w:color="auto"/>
        <w:left w:val="none" w:sz="0" w:space="0" w:color="auto"/>
        <w:bottom w:val="none" w:sz="0" w:space="0" w:color="auto"/>
        <w:right w:val="none" w:sz="0" w:space="0" w:color="auto"/>
      </w:divBdr>
      <w:divsChild>
        <w:div w:id="1165052693">
          <w:marLeft w:val="0"/>
          <w:marRight w:val="0"/>
          <w:marTop w:val="0"/>
          <w:marBottom w:val="0"/>
          <w:divBdr>
            <w:top w:val="none" w:sz="0" w:space="0" w:color="auto"/>
            <w:left w:val="none" w:sz="0" w:space="0" w:color="auto"/>
            <w:bottom w:val="none" w:sz="0" w:space="0" w:color="auto"/>
            <w:right w:val="none" w:sz="0" w:space="0" w:color="auto"/>
          </w:divBdr>
          <w:divsChild>
            <w:div w:id="414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4875">
      <w:bodyDiv w:val="1"/>
      <w:marLeft w:val="0"/>
      <w:marRight w:val="0"/>
      <w:marTop w:val="0"/>
      <w:marBottom w:val="0"/>
      <w:divBdr>
        <w:top w:val="none" w:sz="0" w:space="0" w:color="auto"/>
        <w:left w:val="none" w:sz="0" w:space="0" w:color="auto"/>
        <w:bottom w:val="none" w:sz="0" w:space="0" w:color="auto"/>
        <w:right w:val="none" w:sz="0" w:space="0" w:color="auto"/>
      </w:divBdr>
    </w:div>
    <w:div w:id="2103066889">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0806758">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 w:id="2116360601">
      <w:bodyDiv w:val="1"/>
      <w:marLeft w:val="0"/>
      <w:marRight w:val="0"/>
      <w:marTop w:val="0"/>
      <w:marBottom w:val="0"/>
      <w:divBdr>
        <w:top w:val="none" w:sz="0" w:space="0" w:color="auto"/>
        <w:left w:val="none" w:sz="0" w:space="0" w:color="auto"/>
        <w:bottom w:val="none" w:sz="0" w:space="0" w:color="auto"/>
        <w:right w:val="none" w:sz="0" w:space="0" w:color="auto"/>
      </w:divBdr>
    </w:div>
    <w:div w:id="2136606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www.nuget.org/" TargetMode="External"/><Relationship Id="rId26" Type="http://schemas.openxmlformats.org/officeDocument/2006/relationships/image" Target="media/image11.jpg"/><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hyperlink" Target="https://www.jsonrpc.org/specification"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oter" Target="footer2.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4.jp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gif"/><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Lev82</b:Tag>
    <b:SourceType>Book</b:SourceType>
    <b:Guid>{E6DD78A7-487A-9441-AEED-5A8C83BB624F}</b:Guid>
    <b:Title>Area Flooding Algorithms</b:Title>
    <b:Year>1982</b:Year>
    <b:Author>
      <b:Author>
        <b:NameList>
          <b:Person>
            <b:Last>Levoy</b:Last>
            <b:First>Marc</b:First>
          </b:Person>
        </b:NameList>
      </b:Author>
    </b:Author>
    <b:RefOrder>7</b:RefOrder>
  </b:Source>
  <b:Source>
    <b:Tag>FRO</b:Tag>
    <b:SourceType>DocumentFromInternetSite</b:SourceType>
    <b:Guid>{39C55321-2E56-1E47-A911-88A9CE82D6E9}</b:Guid>
    <b:Title>Unity Networking Frameworks - Feature List</b:Title>
    <b:URL>https://docs.google.com/spreadsheets/d/100vNy3grUgLV5M7rIUKUtRqO4cmTewQI8P5uwf-Qb9k/edit#gid=1012362019</b:URL>
    <b:Author>
      <b:Author>
        <b:NameList>
          <b:Person>
            <b:Last>@F-R-O-S-T-Y</b:Last>
            <b:First>@Jamster</b:First>
          </b:Person>
        </b:NameList>
      </b:Author>
    </b:Author>
    <b:YearAccessed>2022</b:YearAccessed>
    <b:MonthAccessed>January</b:MonthAccessed>
    <b:DayAccessed>23</b:DayAccessed>
    <b:RefOrder>10</b:RefOrder>
  </b:Source>
  <b:Source>
    <b:Tag>Avi</b:Tag>
    <b:SourceType>DocumentFromInternetSite</b:SourceType>
    <b:Guid>{8CA35A4E-9FF6-6745-BBF2-BB5A99F56DCD}</b:Guid>
    <b:Title>An Introduction to AWS Lambda for Beginners</b:Title>
    <b:URL>https://geekflare.com/aws-lambda-for-beginners/</b:URL>
    <b:Author>
      <b:Author>
        <b:NameList>
          <b:Person>
            <b:Last>Avi</b:Last>
          </b:Person>
        </b:NameList>
      </b:Author>
    </b:Author>
    <b:YearAccessed>2022</b:YearAccessed>
    <b:MonthAccessed>January</b:MonthAccessed>
    <b:DayAccessed>23</b:DayAccessed>
    <b:RefOrder>5</b:RefOrder>
  </b:Source>
  <b:Source>
    <b:Tag>htt</b:Tag>
    <b:SourceType>InternetSite</b:SourceType>
    <b:Guid>{9CFAAA28-5DF2-9C47-94F4-390613F8C2A9}</b:Guid>
    <b:URL>https://github.com/GlitchEnzo/NuGetForUnity</b:URL>
    <b:Author>
      <b:Author>
        <b:NameList>
          <b:Person>
            <b:Last>GlitchEnzo</b:Last>
          </b:Person>
        </b:NameList>
      </b:Author>
    </b:Author>
    <b:Title>NuGetForUnity</b:Title>
    <b:YearAccessed>2022</b:YearAccessed>
    <b:MonthAccessed>January</b:MonthAccessed>
    <b:DayAccessed>23</b:DayAccessed>
    <b:RefOrder>4</b:RefOrder>
  </b:Source>
  <b:Source>
    <b:Tag>Han</b:Tag>
    <b:SourceType>InternetSite</b:SourceType>
    <b:Guid>{1ACE3E44-43C7-494E-A2D2-52264B86A142}</b:Guid>
    <b:Title>DISTRIBUTED PROCESSES: A CONCURRENT PROGRAMMING CONCEPT</b:Title>
    <b:URL>http://brinch-hansen.net/papers/1978a.pdf</b:URL>
    <b:Author>
      <b:Author>
        <b:NameList>
          <b:Person>
            <b:Last>Hansen</b:Last>
            <b:First>Brinch</b:First>
          </b:Person>
        </b:NameList>
      </b:Author>
    </b:Author>
    <b:YearAccessed>2022</b:YearAccessed>
    <b:MonthAccessed>January</b:MonthAccessed>
    <b:DayAccessed>23</b:DayAccessed>
    <b:RefOrder>9</b:RefOrder>
  </b:Source>
  <b:Source>
    <b:Tag>IFe</b:Tag>
    <b:SourceType>DocumentFromInternetSite</b:SourceType>
    <b:Guid>{F2B0524A-CCE8-6C42-BC0F-43FDCC764E2B}</b:Guid>
    <b:Author>
      <b:Author>
        <b:NameList>
          <b:Person>
            <b:Last>I. Fette</b:Last>
            <b:First>A.</b:First>
            <b:Middle>Melnikov</b:Middle>
          </b:Person>
        </b:NameList>
      </b:Author>
    </b:Author>
    <b:Title>The WebSocket Protocol</b:Title>
    <b:URL>https://datatracker.ietf.org/doc/html/rfc6455</b:URL>
    <b:YearAccessed>2022</b:YearAccessed>
    <b:MonthAccessed>January</b:MonthAccessed>
    <b:DayAccessed>23</b:DayAccessed>
    <b:RefOrder>12</b:RefOrder>
  </b:Source>
  <b:Source>
    <b:Tag>Inf</b:Tag>
    <b:SourceType>DocumentFromInternetSite</b:SourceType>
    <b:Guid>{F4E188BA-96CD-F048-A799-C12A8E352C27}</b:Guid>
    <b:Title>Information technology — The JSON data interchange syntax</b:Title>
    <b:URL>https://www.iso.org/standard/71616.html</b:URL>
    <b:YearAccessed>2022</b:YearAccessed>
    <b:MonthAccessed>January</b:MonthAccessed>
    <b:DayAccessed>23</b:DayAccessed>
    <b:RefOrder>3</b:RefOrder>
  </b:Source>
  <b:Source>
    <b:Tag>Mic</b:Tag>
    <b:SourceType>InternetSite</b:SourceType>
    <b:Guid>{154F03A3-D646-2D45-9B74-C1A74B64129C}</b:Guid>
    <b:Title>Iterators</b:Title>
    <b:Author>
      <b:Author>
        <b:NameList>
          <b:Person>
            <b:Last>Microsoft</b:Last>
          </b:Person>
        </b:NameList>
      </b:Author>
    </b:Author>
    <b:InternetSiteTitle>C# language documentation</b:InternetSiteTitle>
    <b:URL>https://docs.microsoft.com/en-us/dotnet/csharp/iterators</b:URL>
    <b:YearAccessed>2022</b:YearAccessed>
    <b:MonthAccessed>January</b:MonthAccessed>
    <b:DayAccessed>23</b:DayAccessed>
    <b:RefOrder>8</b:RefOrder>
  </b:Source>
  <b:Source>
    <b:Tag>NuG</b:Tag>
    <b:SourceType>InternetSite</b:SourceType>
    <b:Guid>{CE9FEA8D-6DE5-BB4D-B157-CFAF0F337A0B}</b:Guid>
    <b:Title>NuGet package manager</b:Title>
    <b:URL>https://www.nuget.org/</b:URL>
    <b:YearAccessed>2022</b:YearAccessed>
    <b:MonthAccessed>January</b:MonthAccessed>
    <b:DayAccessed>23</b:DayAccessed>
    <b:RefOrder>2</b:RefOrder>
  </b:Source>
  <b:Source>
    <b:Tag>Sem</b:Tag>
    <b:SourceType>DocumentFromInternetSite</b:SourceType>
    <b:Guid>{CB1C1CFF-28A0-1544-9498-ABAD26383123}</b:Guid>
    <b:Title>Semantic Versioning 2.0.0</b:Title>
    <b:URL>https://semver.org/</b:URL>
    <b:YearAccessed>2022</b:YearAccessed>
    <b:MonthAccessed>January</b:MonthAccessed>
    <b:DayAccessed>23</b:DayAccessed>
    <b:RefOrder>1</b:RefOrder>
  </b:Source>
  <b:Source>
    <b:Tag>Tas</b:Tag>
    <b:SourceType>DocumentFromInternetSite</b:SourceType>
    <b:Guid>{03CEED4C-4272-0A46-BB90-904AB49D6042}</b:Guid>
    <b:Title>Task Asynchronous Programming Model</b:Title>
    <b:URL>https://docs.microsoft.com/en-us/dotnet/csharp/programming-guide/concepts/async/task-asynchronous-programming-model</b:URL>
    <b:YearAccessed>2022</b:YearAccessed>
    <b:MonthAccessed>January</b:MonthAccessed>
    <b:DayAccessed>23</b:DayAccessed>
    <b:RefOrder>11</b:RefOrder>
  </b:Source>
  <b:Source>
    <b:Tag>Uni</b:Tag>
    <b:SourceType>DocumentFromInternetSite</b:SourceType>
    <b:Guid>{50D71AFF-5A7B-7349-A82A-B636FAA91BDC}</b:Guid>
    <b:Author>
      <b:Author>
        <b:NameList>
          <b:Person>
            <b:Last>University</b:Last>
            <b:First>Princeton</b:First>
          </b:Person>
        </b:NameList>
      </b:Author>
    </b:Author>
    <b:Title>Union Find Algorithm</b:Title>
    <b:URL>https://www.cs.princeton.edu/~rs/AlgsDS07/01UnionFind.pdf</b:URL>
    <b:YearAccessed>2022</b:YearAccessed>
    <b:MonthAccessed>January</b:MonthAccessed>
    <b:DayAccessed>23</b:DayAccessed>
    <b:RefOrder>6</b:RefOrder>
  </b:Source>
  <b:Source>
    <b:Tag>eth</b:Tag>
    <b:SourceType>InternetSite</b:SourceType>
    <b:Guid>{539AF035-814D-F44A-A628-B5ADD98D8811}</b:Guid>
    <b:Title>NETCoreServer</b:Title>
    <b:URL>https://github.com/etheaven/NETCoreServer</b:URL>
    <b:Author>
      <b:Author>
        <b:NameList>
          <b:Person>
            <b:Last>etheaven</b:Last>
          </b:Person>
        </b:NameList>
      </b:Author>
    </b:Author>
    <b:YearAccessed>2022</b:YearAccessed>
    <b:MonthAccessed>January</b:MonthAccessed>
    <b:DayAccessed>23</b:DayAccessed>
    <b:RefOrder>13</b:RefOrder>
  </b:Source>
  <b:Source>
    <b:Tag>htt1</b:Tag>
    <b:SourceType>InternetSite</b:SourceType>
    <b:Guid>{3BBF6664-56C1-F74C-9FD2-033B6BB5A939}</b:Guid>
    <b:URL>http://guid.one/guid</b:URL>
    <b:InternetSiteTitle>What is a GUID?</b:InternetSiteTitle>
    <b:YearAccessed>2022</b:YearAccessed>
    <b:MonthAccessed>January</b:MonthAccessed>
    <b:DayAccessed>23</b:DayAccessed>
    <b:RefOrder>14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ReferenceId xmlns="de3bb06a-9434-4d80-8f39-bf3c05a2409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BE386095DE28409DA308DB979B3E4A" ma:contentTypeVersion="11" ma:contentTypeDescription="Create a new document." ma:contentTypeScope="" ma:versionID="a1b916dc3a00517ce2e340df4f524c8f">
  <xsd:schema xmlns:xsd="http://www.w3.org/2001/XMLSchema" xmlns:xs="http://www.w3.org/2001/XMLSchema" xmlns:p="http://schemas.microsoft.com/office/2006/metadata/properties" xmlns:ns2="de3bb06a-9434-4d80-8f39-bf3c05a24099" targetNamespace="http://schemas.microsoft.com/office/2006/metadata/properties" ma:root="true" ma:fieldsID="7898ec8b38646a48ede042373980c760" ns2:_="">
    <xsd:import namespace="de3bb06a-9434-4d80-8f39-bf3c05a2409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3bb06a-9434-4d80-8f39-bf3c05a2409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8F7656-D440-B246-9588-181A2B3D9E50}">
  <ds:schemaRefs>
    <ds:schemaRef ds:uri="http://schemas.openxmlformats.org/officeDocument/2006/bibliography"/>
  </ds:schemaRefs>
</ds:datastoreItem>
</file>

<file path=customXml/itemProps2.xml><?xml version="1.0" encoding="utf-8"?>
<ds:datastoreItem xmlns:ds="http://schemas.openxmlformats.org/officeDocument/2006/customXml" ds:itemID="{E28DCC91-DEFA-49A6-98FB-7E268C3A2C8D}">
  <ds:schemaRefs>
    <ds:schemaRef ds:uri="http://schemas.microsoft.com/office/2006/metadata/properties"/>
    <ds:schemaRef ds:uri="http://schemas.microsoft.com/office/infopath/2007/PartnerControls"/>
    <ds:schemaRef ds:uri="de3bb06a-9434-4d80-8f39-bf3c05a24099"/>
  </ds:schemaRefs>
</ds:datastoreItem>
</file>

<file path=customXml/itemProps3.xml><?xml version="1.0" encoding="utf-8"?>
<ds:datastoreItem xmlns:ds="http://schemas.openxmlformats.org/officeDocument/2006/customXml" ds:itemID="{EBB30B7B-4329-4C51-A435-9174E174A6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3bb06a-9434-4d80-8f39-bf3c05a240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00EE61-CA97-4F86-B052-B70120AF1A1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2730</TotalTime>
  <Pages>45</Pages>
  <Words>10940</Words>
  <Characters>62358</Characters>
  <Application>Microsoft Office Word</Application>
  <DocSecurity>0</DocSecurity>
  <Lines>519</Lines>
  <Paragraphs>146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179</cp:revision>
  <cp:lastPrinted>2022-01-16T19:15:00Z</cp:lastPrinted>
  <dcterms:created xsi:type="dcterms:W3CDTF">2021-04-28T07:54:00Z</dcterms:created>
  <dcterms:modified xsi:type="dcterms:W3CDTF">2022-01-30T19:33:00Z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0x0101008DBE386095DE28409DA308DB979B3E4A</vt:lpwstr>
  </property>
</Properties>
</file>